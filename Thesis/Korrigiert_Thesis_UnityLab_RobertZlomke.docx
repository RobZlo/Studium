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4.xml" ContentType="application/vnd.ms-office.chartex+xml"/>
  <Override PartName="/word/charts/style7.xml" ContentType="application/vnd.ms-office.chartstyle+xml"/>
  <Override PartName="/word/charts/colors7.xml" ContentType="application/vnd.ms-office.chartcolorstyl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5.xml" ContentType="application/vnd.ms-office.chartex+xml"/>
  <Override PartName="/word/charts/style9.xml" ContentType="application/vnd.ms-office.chartstyle+xml"/>
  <Override PartName="/word/charts/colors9.xml" ContentType="application/vnd.ms-office.chartcolorstyle+xml"/>
  <Override PartName="/word/charts/chart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Ex6.xml" ContentType="application/vnd.ms-office.chartex+xml"/>
  <Override PartName="/word/charts/style11.xml" ContentType="application/vnd.ms-office.chartstyle+xml"/>
  <Override PartName="/word/charts/colors11.xml" ContentType="application/vnd.ms-office.chartcolorstyle+xml"/>
  <Override PartName="/word/charts/chart6.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Ex7.xml" ContentType="application/vnd.ms-office.chartex+xml"/>
  <Override PartName="/word/charts/style13.xml" ContentType="application/vnd.ms-office.chartstyle+xml"/>
  <Override PartName="/word/charts/colors13.xml" ContentType="application/vnd.ms-office.chartcolorstyle+xml"/>
  <Override PartName="/word/charts/chart7.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Ex8.xml" ContentType="application/vnd.ms-office.chartex+xml"/>
  <Override PartName="/word/charts/style15.xml" ContentType="application/vnd.ms-office.chartstyle+xml"/>
  <Override PartName="/word/charts/colors15.xml" ContentType="application/vnd.ms-office.chartcolorstyle+xml"/>
  <Override PartName="/word/charts/chart8.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Ex9.xml" ContentType="application/vnd.ms-office.chartex+xml"/>
  <Override PartName="/word/charts/style17.xml" ContentType="application/vnd.ms-office.chartstyle+xml"/>
  <Override PartName="/word/charts/colors17.xml" ContentType="application/vnd.ms-office.chartcolorstyle+xml"/>
  <Override PartName="/word/charts/chart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Ex10.xml" ContentType="application/vnd.ms-office.chartex+xml"/>
  <Override PartName="/word/charts/style19.xml" ContentType="application/vnd.ms-office.chartstyle+xml"/>
  <Override PartName="/word/charts/colors19.xml" ContentType="application/vnd.ms-office.chartcolorstyle+xml"/>
  <Override PartName="/word/charts/chart1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Ex11.xml" ContentType="application/vnd.ms-office.chartex+xml"/>
  <Override PartName="/word/charts/style21.xml" ContentType="application/vnd.ms-office.chartstyle+xml"/>
  <Override PartName="/word/charts/colors21.xml" ContentType="application/vnd.ms-office.chartcolorstyle+xml"/>
  <Override PartName="/word/charts/chart11.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Ex12.xml" ContentType="application/vnd.ms-office.chartex+xml"/>
  <Override PartName="/word/charts/style23.xml" ContentType="application/vnd.ms-office.chartstyle+xml"/>
  <Override PartName="/word/charts/colors23.xml" ContentType="application/vnd.ms-office.chartcolorstyle+xml"/>
  <Override PartName="/word/charts/chart12.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Ex13.xml" ContentType="application/vnd.ms-office.chartex+xml"/>
  <Override PartName="/word/charts/style25.xml" ContentType="application/vnd.ms-office.chartstyle+xml"/>
  <Override PartName="/word/charts/colors25.xml" ContentType="application/vnd.ms-office.chartcolorstyle+xml"/>
  <Override PartName="/word/charts/chart13.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Ex14.xml" ContentType="application/vnd.ms-office.chartex+xml"/>
  <Override PartName="/word/charts/style27.xml" ContentType="application/vnd.ms-office.chartstyle+xml"/>
  <Override PartName="/word/charts/colors27.xml" ContentType="application/vnd.ms-office.chartcolorstyle+xml"/>
  <Override PartName="/word/charts/chart14.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Ex15.xml" ContentType="application/vnd.ms-office.chartex+xml"/>
  <Override PartName="/word/charts/style29.xml" ContentType="application/vnd.ms-office.chartstyle+xml"/>
  <Override PartName="/word/charts/colors29.xml" ContentType="application/vnd.ms-office.chartcolorstyle+xml"/>
  <Override PartName="/word/charts/chart15.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Ex16.xml" ContentType="application/vnd.ms-office.chartex+xml"/>
  <Override PartName="/word/charts/style31.xml" ContentType="application/vnd.ms-office.chartstyle+xml"/>
  <Override PartName="/word/charts/colors31.xml" ContentType="application/vnd.ms-office.chartcolorstyle+xml"/>
  <Override PartName="/word/charts/chart16.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Ex17.xml" ContentType="application/vnd.ms-office.chartex+xml"/>
  <Override PartName="/word/charts/style33.xml" ContentType="application/vnd.ms-office.chartstyle+xml"/>
  <Override PartName="/word/charts/colors33.xml" ContentType="application/vnd.ms-office.chartcolorstyle+xml"/>
  <Override PartName="/word/charts/chart17.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Ex18.xml" ContentType="application/vnd.ms-office.chartex+xml"/>
  <Override PartName="/word/charts/style35.xml" ContentType="application/vnd.ms-office.chartstyle+xml"/>
  <Override PartName="/word/charts/colors35.xml" ContentType="application/vnd.ms-office.chartcolorstyle+xml"/>
  <Override PartName="/word/charts/chart18.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Ex19.xml" ContentType="application/vnd.ms-office.chartex+xml"/>
  <Override PartName="/word/charts/style37.xml" ContentType="application/vnd.ms-office.chartstyle+xml"/>
  <Override PartName="/word/charts/colors37.xml" ContentType="application/vnd.ms-office.chartcolorstyle+xml"/>
  <Override PartName="/word/charts/chart19.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Ex20.xml" ContentType="application/vnd.ms-office.chartex+xml"/>
  <Override PartName="/word/charts/style39.xml" ContentType="application/vnd.ms-office.chartstyle+xml"/>
  <Override PartName="/word/charts/colors39.xml" ContentType="application/vnd.ms-office.chartcolorstyle+xml"/>
  <Override PartName="/word/charts/chart2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Ex21.xml" ContentType="application/vnd.ms-office.chartex+xml"/>
  <Override PartName="/word/charts/style41.xml" ContentType="application/vnd.ms-office.chartstyle+xml"/>
  <Override PartName="/word/charts/colors41.xml" ContentType="application/vnd.ms-office.chartcolorstyle+xml"/>
  <Override PartName="/word/charts/chart21.xml" ContentType="application/vnd.openxmlformats-officedocument.drawingml.chart+xml"/>
  <Override PartName="/word/charts/style42.xml" ContentType="application/vnd.ms-office.chartstyle+xml"/>
  <Override PartName="/word/charts/colors4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Hlk86827659"/>
            <w:bookmarkStart w:id="1" w:name="_Ref66267674"/>
            <w:bookmarkEnd w:id="0"/>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ooter"/>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le"/>
        <w:rPr>
          <w:sz w:val="72"/>
          <w:szCs w:val="72"/>
        </w:rPr>
      </w:pPr>
    </w:p>
    <w:p w14:paraId="1B87DB2F" w14:textId="14E94505" w:rsidR="00B16E27" w:rsidRPr="00963CBE" w:rsidRDefault="008B00B3" w:rsidP="00963CBE">
      <w:pPr>
        <w:pStyle w:val="Title"/>
      </w:pPr>
      <w:r w:rsidRPr="00FC017B">
        <w:t>Bachelor</w:t>
      </w:r>
    </w:p>
    <w:p w14:paraId="32A4A050" w14:textId="1074E915" w:rsidR="002D4A3B" w:rsidRDefault="00713367" w:rsidP="008F1342">
      <w:pPr>
        <w:pStyle w:val="Title"/>
      </w:pPr>
      <w:r w:rsidRPr="00963CBE">
        <w:t>Thesis</w:t>
      </w:r>
    </w:p>
    <w:p w14:paraId="121EA2A0" w14:textId="77777777" w:rsidR="00AA79B1" w:rsidRDefault="00AA79B1" w:rsidP="006D2C47">
      <w:pPr>
        <w:pStyle w:val="Subtitle"/>
        <w:spacing w:after="0"/>
        <w:rPr>
          <w:rStyle w:val="Strong"/>
          <w:b w:val="0"/>
          <w:bCs w:val="0"/>
          <w:sz w:val="40"/>
        </w:rPr>
      </w:pPr>
      <w:bookmarkStart w:id="2" w:name="Titel"/>
      <w:r>
        <w:rPr>
          <w:rStyle w:val="Strong"/>
          <w:b w:val="0"/>
          <w:bCs w:val="0"/>
          <w:sz w:val="40"/>
        </w:rPr>
        <w:t xml:space="preserve">Konzeption und Evaluation von Benutzerkonditionierung </w:t>
      </w:r>
    </w:p>
    <w:p w14:paraId="4F217BB0" w14:textId="2BA3037B" w:rsidR="0016659E" w:rsidRPr="002F64B0" w:rsidRDefault="00AA79B1" w:rsidP="008F1342">
      <w:pPr>
        <w:pStyle w:val="Subtitle"/>
        <w:spacing w:after="0"/>
      </w:pPr>
      <w:r>
        <w:rPr>
          <w:rStyle w:val="Strong"/>
          <w:b w:val="0"/>
          <w:bCs w:val="0"/>
          <w:sz w:val="40"/>
        </w:rPr>
        <w:t>in Virtual Reality</w:t>
      </w:r>
      <w:bookmarkEnd w:id="2"/>
    </w:p>
    <w:p w14:paraId="5292DD3D" w14:textId="77777777" w:rsidR="008B0BDE" w:rsidRDefault="008B0BDE" w:rsidP="0016659E">
      <w:pPr>
        <w:jc w:val="center"/>
        <w:rPr>
          <w:sz w:val="32"/>
          <w:szCs w:val="32"/>
        </w:rPr>
      </w:pPr>
    </w:p>
    <w:tbl>
      <w:tblPr>
        <w:tblStyle w:val="TableGrid"/>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 xml:space="preserve">Robert </w:t>
            </w:r>
            <w:proofErr w:type="spellStart"/>
            <w:r>
              <w:t>Zlomke</w:t>
            </w:r>
            <w:proofErr w:type="spellEnd"/>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3" w:name="_Toc82686214"/>
      <w:bookmarkStart w:id="4" w:name="_Toc82686960"/>
      <w:bookmarkEnd w:id="1"/>
      <w:proofErr w:type="spellStart"/>
      <w:r w:rsidRPr="004C0119">
        <w:lastRenderedPageBreak/>
        <w:t>Danksagung</w:t>
      </w:r>
      <w:bookmarkEnd w:id="3"/>
      <w:bookmarkEnd w:id="4"/>
      <w:proofErr w:type="spellEnd"/>
    </w:p>
    <w:p w14:paraId="1388A72E" w14:textId="637CB092" w:rsidR="00230394" w:rsidRDefault="00230394" w:rsidP="00230394">
      <w:proofErr w:type="spellStart"/>
      <w:r>
        <w:t>UniTyLab</w:t>
      </w:r>
      <w:proofErr w:type="spellEnd"/>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 xml:space="preserve">Herr </w:t>
      </w:r>
      <w:proofErr w:type="spellStart"/>
      <w:r w:rsidR="009E08E4">
        <w:t>M.Sc</w:t>
      </w:r>
      <w:proofErr w:type="spellEnd"/>
      <w:r w:rsidR="009E08E4">
        <w:t>.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5" w:name="_Toc82686215"/>
      <w:bookmarkStart w:id="6" w:name="_Toc82686961"/>
      <w:r w:rsidRPr="007B537F">
        <w:lastRenderedPageBreak/>
        <w:t>Abstract</w:t>
      </w:r>
      <w:bookmarkEnd w:id="5"/>
      <w:bookmarkEnd w:id="6"/>
    </w:p>
    <w:p w14:paraId="0E231743" w14:textId="77777777" w:rsidR="00221706" w:rsidRPr="00132043" w:rsidRDefault="00221706" w:rsidP="00221706">
      <w:bookmarkStart w:id="7"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7"/>
      <w:r w:rsidR="006F2C89" w:rsidRPr="004E6377">
        <w:rPr>
          <w:b/>
          <w:bCs/>
          <w:sz w:val="28"/>
          <w:szCs w:val="28"/>
        </w:rPr>
        <w:t>haltsverzeichnis</w:t>
      </w:r>
    </w:p>
    <w:p w14:paraId="701999CC" w14:textId="6453A680" w:rsidR="00405DC5" w:rsidRPr="00B36F0B" w:rsidRDefault="00405DC5">
      <w:pPr>
        <w:pStyle w:val="TOC2"/>
        <w:tabs>
          <w:tab w:val="left" w:pos="601"/>
          <w:tab w:val="right" w:leader="dot" w:pos="9344"/>
        </w:tabs>
        <w:rPr>
          <w:rFonts w:asciiTheme="minorHAnsi" w:eastAsiaTheme="minorEastAsia" w:hAnsiTheme="minorHAnsi" w:cstheme="minorBidi"/>
          <w:noProof/>
          <w:szCs w:val="22"/>
        </w:rPr>
      </w:pPr>
      <w:r>
        <w:rPr>
          <w:szCs w:val="20"/>
        </w:rPr>
        <w:fldChar w:fldCharType="begin"/>
      </w:r>
      <w:r>
        <w:rPr>
          <w:szCs w:val="20"/>
        </w:rPr>
        <w:instrText xml:space="preserve"> TOC \o "2-5" \h \z \t "Überschrift 1;1" </w:instrText>
      </w:r>
      <w:r>
        <w:rPr>
          <w:szCs w:val="20"/>
        </w:rPr>
        <w:fldChar w:fldCharType="separate"/>
      </w:r>
      <w:hyperlink w:anchor="_Toc82686960" w:history="1">
        <w:r w:rsidRPr="00B36F0B">
          <w:rPr>
            <w:rStyle w:val="Hyperlink"/>
            <w:noProof/>
          </w:rPr>
          <w:t>I.</w:t>
        </w:r>
        <w:r w:rsidRPr="00B36F0B">
          <w:rPr>
            <w:rFonts w:asciiTheme="minorHAnsi" w:eastAsiaTheme="minorEastAsia" w:hAnsiTheme="minorHAnsi" w:cstheme="minorBidi"/>
            <w:noProof/>
            <w:szCs w:val="22"/>
          </w:rPr>
          <w:tab/>
        </w:r>
        <w:r w:rsidRPr="00B36F0B">
          <w:rPr>
            <w:rStyle w:val="Hyperlink"/>
            <w:noProof/>
          </w:rPr>
          <w:t>Danksagung</w:t>
        </w:r>
        <w:r w:rsidRPr="00B36F0B">
          <w:rPr>
            <w:noProof/>
            <w:webHidden/>
          </w:rPr>
          <w:tab/>
        </w:r>
        <w:r w:rsidRPr="00B36F0B">
          <w:rPr>
            <w:noProof/>
            <w:webHidden/>
          </w:rPr>
          <w:fldChar w:fldCharType="begin"/>
        </w:r>
        <w:r w:rsidRPr="00B36F0B">
          <w:rPr>
            <w:noProof/>
            <w:webHidden/>
          </w:rPr>
          <w:instrText xml:space="preserve"> PAGEREF _Toc82686960 \h </w:instrText>
        </w:r>
        <w:r w:rsidRPr="00B36F0B">
          <w:rPr>
            <w:noProof/>
            <w:webHidden/>
          </w:rPr>
        </w:r>
        <w:r w:rsidRPr="00B36F0B">
          <w:rPr>
            <w:noProof/>
            <w:webHidden/>
          </w:rPr>
          <w:fldChar w:fldCharType="separate"/>
        </w:r>
        <w:r w:rsidRPr="00B36F0B">
          <w:rPr>
            <w:noProof/>
            <w:webHidden/>
          </w:rPr>
          <w:t>II</w:t>
        </w:r>
        <w:r w:rsidRPr="00B36F0B">
          <w:rPr>
            <w:noProof/>
            <w:webHidden/>
          </w:rPr>
          <w:fldChar w:fldCharType="end"/>
        </w:r>
      </w:hyperlink>
    </w:p>
    <w:p w14:paraId="212E157B" w14:textId="6C984307" w:rsidR="00405DC5" w:rsidRPr="00B36F0B" w:rsidRDefault="006F6ED2">
      <w:pPr>
        <w:pStyle w:val="TOC2"/>
        <w:tabs>
          <w:tab w:val="left" w:pos="799"/>
          <w:tab w:val="right" w:leader="dot" w:pos="9344"/>
        </w:tabs>
        <w:rPr>
          <w:rFonts w:asciiTheme="minorHAnsi" w:eastAsiaTheme="minorEastAsia" w:hAnsiTheme="minorHAnsi" w:cstheme="minorBidi"/>
          <w:noProof/>
          <w:szCs w:val="22"/>
        </w:rPr>
      </w:pPr>
      <w:hyperlink w:anchor="_Toc82686961" w:history="1">
        <w:r w:rsidR="00405DC5" w:rsidRPr="00B36F0B">
          <w:rPr>
            <w:rStyle w:val="Hyperlink"/>
            <w:noProof/>
          </w:rPr>
          <w:t>II.</w:t>
        </w:r>
        <w:r w:rsidR="00405DC5" w:rsidRPr="00B36F0B">
          <w:rPr>
            <w:rFonts w:asciiTheme="minorHAnsi" w:eastAsiaTheme="minorEastAsia" w:hAnsiTheme="minorHAnsi" w:cstheme="minorBidi"/>
            <w:noProof/>
            <w:szCs w:val="22"/>
          </w:rPr>
          <w:tab/>
        </w:r>
        <w:r w:rsidR="00405DC5" w:rsidRPr="00B36F0B">
          <w:rPr>
            <w:rStyle w:val="Hyperlink"/>
            <w:noProof/>
          </w:rPr>
          <w:t>Abstract</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_Toc82686961 \h </w:instrText>
        </w:r>
        <w:r w:rsidR="00405DC5" w:rsidRPr="00B36F0B">
          <w:rPr>
            <w:noProof/>
            <w:webHidden/>
          </w:rPr>
        </w:r>
        <w:r w:rsidR="00405DC5" w:rsidRPr="00B36F0B">
          <w:rPr>
            <w:noProof/>
            <w:webHidden/>
          </w:rPr>
          <w:fldChar w:fldCharType="separate"/>
        </w:r>
        <w:r w:rsidR="00405DC5" w:rsidRPr="00B36F0B">
          <w:rPr>
            <w:noProof/>
            <w:webHidden/>
          </w:rPr>
          <w:t>III</w:t>
        </w:r>
        <w:r w:rsidR="00405DC5" w:rsidRPr="00B36F0B">
          <w:rPr>
            <w:noProof/>
            <w:webHidden/>
          </w:rPr>
          <w:fldChar w:fldCharType="end"/>
        </w:r>
      </w:hyperlink>
    </w:p>
    <w:p w14:paraId="7FFAD896" w14:textId="11444D1B" w:rsidR="00405DC5" w:rsidRPr="00B36F0B" w:rsidRDefault="006F6ED2">
      <w:pPr>
        <w:pStyle w:val="TOC2"/>
        <w:tabs>
          <w:tab w:val="left" w:pos="799"/>
          <w:tab w:val="right" w:leader="dot" w:pos="9344"/>
        </w:tabs>
        <w:rPr>
          <w:rFonts w:asciiTheme="minorHAnsi" w:eastAsiaTheme="minorEastAsia" w:hAnsiTheme="minorHAnsi" w:cstheme="minorBidi"/>
          <w:noProof/>
          <w:szCs w:val="22"/>
        </w:rPr>
      </w:pPr>
      <w:hyperlink w:anchor="_Toc82686962" w:history="1">
        <w:r w:rsidR="00405DC5" w:rsidRPr="00B36F0B">
          <w:rPr>
            <w:rStyle w:val="Hyperlink"/>
            <w:noProof/>
          </w:rPr>
          <w:t>III.</w:t>
        </w:r>
        <w:r w:rsidR="00405DC5" w:rsidRPr="00B36F0B">
          <w:rPr>
            <w:rFonts w:asciiTheme="minorHAnsi" w:eastAsiaTheme="minorEastAsia" w:hAnsiTheme="minorHAnsi" w:cstheme="minorBidi"/>
            <w:noProof/>
            <w:szCs w:val="22"/>
          </w:rPr>
          <w:tab/>
        </w:r>
        <w:r w:rsidR="00405DC5" w:rsidRPr="00B36F0B">
          <w:rPr>
            <w:rStyle w:val="Hyperlink"/>
            <w:noProof/>
          </w:rPr>
          <w:t>Abkürzungsverzeichnis</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_Toc82686962 \h </w:instrText>
        </w:r>
        <w:r w:rsidR="00405DC5" w:rsidRPr="00B36F0B">
          <w:rPr>
            <w:noProof/>
            <w:webHidden/>
          </w:rPr>
        </w:r>
        <w:r w:rsidR="00405DC5" w:rsidRPr="00B36F0B">
          <w:rPr>
            <w:noProof/>
            <w:webHidden/>
          </w:rPr>
          <w:fldChar w:fldCharType="separate"/>
        </w:r>
        <w:r w:rsidR="00405DC5" w:rsidRPr="00B36F0B">
          <w:rPr>
            <w:noProof/>
            <w:webHidden/>
          </w:rPr>
          <w:t>IX</w:t>
        </w:r>
        <w:r w:rsidR="00405DC5" w:rsidRPr="00B36F0B">
          <w:rPr>
            <w:noProof/>
            <w:webHidden/>
          </w:rPr>
          <w:fldChar w:fldCharType="end"/>
        </w:r>
      </w:hyperlink>
    </w:p>
    <w:p w14:paraId="5553E894" w14:textId="5A0D5DDF" w:rsidR="00405DC5" w:rsidRPr="00B36F0B" w:rsidRDefault="006F6ED2">
      <w:pPr>
        <w:pStyle w:val="TOC2"/>
        <w:tabs>
          <w:tab w:val="left" w:pos="601"/>
          <w:tab w:val="right" w:leader="dot" w:pos="9344"/>
        </w:tabs>
        <w:rPr>
          <w:rFonts w:asciiTheme="minorHAnsi" w:eastAsiaTheme="minorEastAsia" w:hAnsiTheme="minorHAnsi" w:cstheme="minorBidi"/>
          <w:noProof/>
          <w:szCs w:val="22"/>
        </w:rPr>
      </w:pPr>
      <w:hyperlink w:anchor="_Toc82686963" w:history="1">
        <w:r w:rsidR="00405DC5" w:rsidRPr="00B36F0B">
          <w:rPr>
            <w:rStyle w:val="Hyperlink"/>
            <w:noProof/>
          </w:rPr>
          <w:t>1</w:t>
        </w:r>
        <w:r w:rsidR="00405DC5" w:rsidRPr="00B36F0B">
          <w:rPr>
            <w:rFonts w:asciiTheme="minorHAnsi" w:eastAsiaTheme="minorEastAsia" w:hAnsiTheme="minorHAnsi" w:cstheme="minorBidi"/>
            <w:noProof/>
            <w:szCs w:val="22"/>
          </w:rPr>
          <w:tab/>
        </w:r>
        <w:r w:rsidR="00405DC5" w:rsidRPr="00B36F0B">
          <w:rPr>
            <w:rStyle w:val="Hyperlink"/>
            <w:noProof/>
          </w:rPr>
          <w:t>Einleitung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_Toc82686963 \h </w:instrText>
        </w:r>
        <w:r w:rsidR="00405DC5" w:rsidRPr="00B36F0B">
          <w:rPr>
            <w:noProof/>
            <w:webHidden/>
          </w:rPr>
        </w:r>
        <w:r w:rsidR="00405DC5" w:rsidRPr="00B36F0B">
          <w:rPr>
            <w:noProof/>
            <w:webHidden/>
          </w:rPr>
          <w:fldChar w:fldCharType="separate"/>
        </w:r>
        <w:r w:rsidR="00405DC5" w:rsidRPr="00B36F0B">
          <w:rPr>
            <w:noProof/>
            <w:webHidden/>
          </w:rPr>
          <w:t>1</w:t>
        </w:r>
        <w:r w:rsidR="00405DC5" w:rsidRPr="00B36F0B">
          <w:rPr>
            <w:noProof/>
            <w:webHidden/>
          </w:rPr>
          <w:fldChar w:fldCharType="end"/>
        </w:r>
      </w:hyperlink>
    </w:p>
    <w:p w14:paraId="0F0E59CC" w14:textId="7D10D20C" w:rsidR="00405DC5" w:rsidRPr="00405DC5" w:rsidRDefault="006F6ED2">
      <w:pPr>
        <w:pStyle w:val="TOC3"/>
        <w:tabs>
          <w:tab w:val="left" w:pos="1000"/>
          <w:tab w:val="right" w:leader="dot" w:pos="9344"/>
        </w:tabs>
        <w:rPr>
          <w:rFonts w:asciiTheme="minorHAnsi" w:eastAsiaTheme="minorEastAsia" w:hAnsiTheme="minorHAnsi" w:cstheme="minorBidi"/>
          <w:b w:val="0"/>
          <w:bCs/>
          <w:noProof/>
          <w:szCs w:val="22"/>
        </w:rPr>
      </w:pPr>
      <w:hyperlink w:anchor="_Toc82686964" w:history="1">
        <w:r w:rsidR="00405DC5" w:rsidRPr="00405DC5">
          <w:rPr>
            <w:rStyle w:val="Hyperlink"/>
            <w:b w:val="0"/>
            <w:bCs/>
            <w:noProof/>
          </w:rPr>
          <w:t>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Problemstellung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497AD65" w14:textId="7E20F9C8" w:rsidR="00405DC5" w:rsidRPr="00405DC5" w:rsidRDefault="006F6ED2">
      <w:pPr>
        <w:pStyle w:val="TOC3"/>
        <w:tabs>
          <w:tab w:val="left" w:pos="1000"/>
          <w:tab w:val="right" w:leader="dot" w:pos="9344"/>
        </w:tabs>
        <w:rPr>
          <w:rFonts w:asciiTheme="minorHAnsi" w:eastAsiaTheme="minorEastAsia" w:hAnsiTheme="minorHAnsi" w:cstheme="minorBidi"/>
          <w:b w:val="0"/>
          <w:bCs/>
          <w:noProof/>
          <w:szCs w:val="22"/>
        </w:rPr>
      </w:pPr>
      <w:hyperlink w:anchor="_Toc82686965" w:history="1">
        <w:r w:rsidR="00405DC5" w:rsidRPr="00405DC5">
          <w:rPr>
            <w:rStyle w:val="Hyperlink"/>
            <w:b w:val="0"/>
            <w:bCs/>
            <w:noProof/>
          </w:rPr>
          <w:t>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Zielsetzung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9E3BDB4" w14:textId="0916DD7D" w:rsidR="00405DC5" w:rsidRPr="00405DC5" w:rsidRDefault="006F6ED2">
      <w:pPr>
        <w:pStyle w:val="TOC3"/>
        <w:tabs>
          <w:tab w:val="left" w:pos="1000"/>
          <w:tab w:val="right" w:leader="dot" w:pos="9344"/>
        </w:tabs>
        <w:rPr>
          <w:rFonts w:asciiTheme="minorHAnsi" w:eastAsiaTheme="minorEastAsia" w:hAnsiTheme="minorHAnsi" w:cstheme="minorBidi"/>
          <w:b w:val="0"/>
          <w:bCs/>
          <w:noProof/>
          <w:szCs w:val="22"/>
        </w:rPr>
      </w:pPr>
      <w:hyperlink w:anchor="_Toc82686966" w:history="1">
        <w:r w:rsidR="00405DC5" w:rsidRPr="00405DC5">
          <w:rPr>
            <w:rStyle w:val="Hyperlink"/>
            <w:b w:val="0"/>
            <w:bCs/>
            <w:noProof/>
          </w:rPr>
          <w:t>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70F17D33" w14:textId="6F35C118" w:rsidR="00405DC5" w:rsidRPr="00B36F0B" w:rsidRDefault="006F6ED2">
      <w:pPr>
        <w:pStyle w:val="TOC2"/>
        <w:tabs>
          <w:tab w:val="left" w:pos="601"/>
          <w:tab w:val="right" w:leader="dot" w:pos="9344"/>
        </w:tabs>
        <w:rPr>
          <w:rFonts w:asciiTheme="minorHAnsi" w:eastAsiaTheme="minorEastAsia" w:hAnsiTheme="minorHAnsi" w:cstheme="minorBidi"/>
          <w:noProof/>
          <w:szCs w:val="22"/>
        </w:rPr>
      </w:pPr>
      <w:hyperlink w:anchor="_Toc82686967" w:history="1">
        <w:r w:rsidR="00405DC5" w:rsidRPr="00B36F0B">
          <w:rPr>
            <w:rStyle w:val="Hyperlink"/>
            <w:noProof/>
          </w:rPr>
          <w:t>2</w:t>
        </w:r>
        <w:r w:rsidR="00405DC5" w:rsidRPr="00B36F0B">
          <w:rPr>
            <w:rFonts w:asciiTheme="minorHAnsi" w:eastAsiaTheme="minorEastAsia" w:hAnsiTheme="minorHAnsi" w:cstheme="minorBidi"/>
            <w:noProof/>
            <w:szCs w:val="22"/>
          </w:rPr>
          <w:tab/>
        </w:r>
        <w:r w:rsidR="00405DC5" w:rsidRPr="00B36F0B">
          <w:rPr>
            <w:rStyle w:val="Hyperlink"/>
            <w:noProof/>
          </w:rPr>
          <w:t>Stand der Technik</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_Toc82686967 \h </w:instrText>
        </w:r>
        <w:r w:rsidR="00405DC5" w:rsidRPr="00B36F0B">
          <w:rPr>
            <w:noProof/>
            <w:webHidden/>
          </w:rPr>
        </w:r>
        <w:r w:rsidR="00405DC5" w:rsidRPr="00B36F0B">
          <w:rPr>
            <w:noProof/>
            <w:webHidden/>
          </w:rPr>
          <w:fldChar w:fldCharType="separate"/>
        </w:r>
        <w:r w:rsidR="00405DC5" w:rsidRPr="00B36F0B">
          <w:rPr>
            <w:noProof/>
            <w:webHidden/>
          </w:rPr>
          <w:t>3</w:t>
        </w:r>
        <w:r w:rsidR="00405DC5" w:rsidRPr="00B36F0B">
          <w:rPr>
            <w:noProof/>
            <w:webHidden/>
          </w:rPr>
          <w:fldChar w:fldCharType="end"/>
        </w:r>
      </w:hyperlink>
    </w:p>
    <w:p w14:paraId="7B5D136C" w14:textId="6869A88D" w:rsidR="00405DC5" w:rsidRPr="00405DC5" w:rsidRDefault="006F6ED2">
      <w:pPr>
        <w:pStyle w:val="TOC3"/>
        <w:tabs>
          <w:tab w:val="left" w:pos="1000"/>
          <w:tab w:val="right" w:leader="dot" w:pos="9344"/>
        </w:tabs>
        <w:rPr>
          <w:rFonts w:asciiTheme="minorHAnsi" w:eastAsiaTheme="minorEastAsia" w:hAnsiTheme="minorHAnsi" w:cstheme="minorBidi"/>
          <w:b w:val="0"/>
          <w:bCs/>
          <w:noProof/>
          <w:szCs w:val="22"/>
        </w:rPr>
      </w:pPr>
      <w:hyperlink w:anchor="_Toc82686968" w:history="1">
        <w:r w:rsidR="00405DC5" w:rsidRPr="00405DC5">
          <w:rPr>
            <w:rStyle w:val="Hyperlink"/>
            <w:b w:val="0"/>
            <w:bCs/>
            <w:noProof/>
          </w:rPr>
          <w:t>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3CBF06DA" w14:textId="7E2279B7"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6969" w:history="1">
        <w:r w:rsidR="00405DC5" w:rsidRPr="00405DC5">
          <w:rPr>
            <w:rStyle w:val="Hyperlink"/>
            <w:b w:val="0"/>
            <w:bCs/>
            <w:noProof/>
          </w:rPr>
          <w:t>2.1.1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Technische Charakterisierung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0776B356" w14:textId="585FDAA8"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6970" w:history="1">
        <w:r w:rsidR="00405DC5" w:rsidRPr="00405DC5">
          <w:rPr>
            <w:rStyle w:val="Hyperlink"/>
            <w:b w:val="0"/>
            <w:bCs/>
            <w:noProof/>
          </w:rPr>
          <w:t>2.1.2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Immersion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6FCAB16C" w14:textId="6A972628"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6971" w:history="1">
        <w:r w:rsidR="00405DC5" w:rsidRPr="00405DC5">
          <w:rPr>
            <w:rStyle w:val="Hyperlink"/>
            <w:b w:val="0"/>
            <w:bCs/>
            <w:noProof/>
          </w:rPr>
          <w:t>2.1.3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Mensch-Computer-Interaktion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E056B81" w14:textId="7CA1BE72"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6972" w:history="1">
        <w:r w:rsidR="00405DC5" w:rsidRPr="00405DC5">
          <w:rPr>
            <w:rStyle w:val="Hyperlink"/>
            <w:b w:val="0"/>
            <w:bCs/>
            <w:noProof/>
          </w:rPr>
          <w:t>2.1.4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Präsenz</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0FA03AA" w14:textId="47DF6329" w:rsidR="00405DC5" w:rsidRPr="00405DC5" w:rsidRDefault="006F6ED2">
      <w:pPr>
        <w:pStyle w:val="TOC3"/>
        <w:tabs>
          <w:tab w:val="left" w:pos="1000"/>
          <w:tab w:val="right" w:leader="dot" w:pos="9344"/>
        </w:tabs>
        <w:rPr>
          <w:rFonts w:asciiTheme="minorHAnsi" w:eastAsiaTheme="minorEastAsia" w:hAnsiTheme="minorHAnsi" w:cstheme="minorBidi"/>
          <w:b w:val="0"/>
          <w:bCs/>
          <w:noProof/>
          <w:szCs w:val="22"/>
        </w:rPr>
      </w:pPr>
      <w:hyperlink w:anchor="_Toc82686973" w:history="1">
        <w:r w:rsidR="00405DC5" w:rsidRPr="00405DC5">
          <w:rPr>
            <w:rStyle w:val="Hyperlink"/>
            <w:b w:val="0"/>
            <w:bCs/>
            <w:noProof/>
          </w:rPr>
          <w:t>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Fortbewegungstechniken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526B5564" w14:textId="2A6A6459"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6974" w:history="1">
        <w:r w:rsidR="00405DC5" w:rsidRPr="00405DC5">
          <w:rPr>
            <w:rStyle w:val="Hyperlink"/>
            <w:b w:val="0"/>
            <w:bCs/>
            <w:noProof/>
          </w:rPr>
          <w:t>2.2.1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Natural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w:t>
        </w:r>
        <w:r w:rsidR="00405DC5" w:rsidRPr="00405DC5">
          <w:rPr>
            <w:b w:val="0"/>
            <w:bCs/>
            <w:noProof/>
            <w:webHidden/>
          </w:rPr>
          <w:fldChar w:fldCharType="end"/>
        </w:r>
      </w:hyperlink>
    </w:p>
    <w:p w14:paraId="7AB7C5DA" w14:textId="165E3125"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6975" w:history="1">
        <w:r w:rsidR="00405DC5" w:rsidRPr="00405DC5">
          <w:rPr>
            <w:rStyle w:val="Hyperlink"/>
            <w:b w:val="0"/>
            <w:bCs/>
            <w:noProof/>
          </w:rPr>
          <w:t>2.2.2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Redirected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6</w:t>
        </w:r>
        <w:r w:rsidR="00405DC5" w:rsidRPr="00405DC5">
          <w:rPr>
            <w:b w:val="0"/>
            <w:bCs/>
            <w:noProof/>
            <w:webHidden/>
          </w:rPr>
          <w:fldChar w:fldCharType="end"/>
        </w:r>
      </w:hyperlink>
    </w:p>
    <w:p w14:paraId="772E24F1" w14:textId="7B0A2247" w:rsidR="00405DC5" w:rsidRPr="00405DC5" w:rsidRDefault="006F6ED2">
      <w:pPr>
        <w:pStyle w:val="TOC5"/>
        <w:tabs>
          <w:tab w:val="left" w:pos="1624"/>
          <w:tab w:val="right" w:leader="dot" w:pos="9344"/>
        </w:tabs>
        <w:rPr>
          <w:rFonts w:asciiTheme="minorHAnsi" w:eastAsiaTheme="minorEastAsia" w:hAnsiTheme="minorHAnsi" w:cstheme="minorBidi"/>
          <w:bCs/>
          <w:noProof/>
          <w:szCs w:val="22"/>
        </w:rPr>
      </w:pPr>
      <w:hyperlink w:anchor="_Toc82686976" w:history="1">
        <w:r w:rsidR="00405DC5" w:rsidRPr="00405DC5">
          <w:rPr>
            <w:rStyle w:val="Hyperlink"/>
            <w:bCs/>
            <w:noProof/>
          </w:rPr>
          <w:t>2.2.2.1</w:t>
        </w:r>
        <w:r w:rsidR="00405DC5" w:rsidRPr="00405DC5">
          <w:rPr>
            <w:rFonts w:asciiTheme="minorHAnsi" w:eastAsiaTheme="minorEastAsia" w:hAnsiTheme="minorHAnsi" w:cstheme="minorBidi"/>
            <w:bCs/>
            <w:noProof/>
            <w:szCs w:val="22"/>
          </w:rPr>
          <w:tab/>
        </w:r>
        <w:r w:rsidR="00405DC5" w:rsidRPr="00405DC5">
          <w:rPr>
            <w:rStyle w:val="Hyperlink"/>
            <w:bCs/>
            <w:noProof/>
          </w:rPr>
          <w:t>Repositionierung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_Toc82686976 \h </w:instrText>
        </w:r>
        <w:r w:rsidR="00405DC5" w:rsidRPr="00405DC5">
          <w:rPr>
            <w:bCs/>
            <w:noProof/>
            <w:webHidden/>
          </w:rPr>
        </w:r>
        <w:r w:rsidR="00405DC5" w:rsidRPr="00405DC5">
          <w:rPr>
            <w:bCs/>
            <w:noProof/>
            <w:webHidden/>
          </w:rPr>
          <w:fldChar w:fldCharType="separate"/>
        </w:r>
        <w:r w:rsidR="00405DC5" w:rsidRPr="00405DC5">
          <w:rPr>
            <w:bCs/>
            <w:noProof/>
            <w:webHidden/>
          </w:rPr>
          <w:t>7</w:t>
        </w:r>
        <w:r w:rsidR="00405DC5" w:rsidRPr="00405DC5">
          <w:rPr>
            <w:bCs/>
            <w:noProof/>
            <w:webHidden/>
          </w:rPr>
          <w:fldChar w:fldCharType="end"/>
        </w:r>
      </w:hyperlink>
    </w:p>
    <w:p w14:paraId="404C2F5B" w14:textId="6F697FFA" w:rsidR="00405DC5" w:rsidRPr="00405DC5" w:rsidRDefault="006F6ED2">
      <w:pPr>
        <w:pStyle w:val="TOC5"/>
        <w:tabs>
          <w:tab w:val="left" w:pos="1624"/>
          <w:tab w:val="right" w:leader="dot" w:pos="9344"/>
        </w:tabs>
        <w:rPr>
          <w:rFonts w:asciiTheme="minorHAnsi" w:eastAsiaTheme="minorEastAsia" w:hAnsiTheme="minorHAnsi" w:cstheme="minorBidi"/>
          <w:bCs/>
          <w:noProof/>
          <w:szCs w:val="22"/>
        </w:rPr>
      </w:pPr>
      <w:hyperlink w:anchor="_Toc82686977" w:history="1">
        <w:r w:rsidR="00405DC5" w:rsidRPr="00405DC5">
          <w:rPr>
            <w:rStyle w:val="Hyperlink"/>
            <w:bCs/>
            <w:noProof/>
          </w:rPr>
          <w:t>2.2.2.2</w:t>
        </w:r>
        <w:r w:rsidR="00405DC5" w:rsidRPr="00405DC5">
          <w:rPr>
            <w:rFonts w:asciiTheme="minorHAnsi" w:eastAsiaTheme="minorEastAsia" w:hAnsiTheme="minorHAnsi" w:cstheme="minorBidi"/>
            <w:bCs/>
            <w:noProof/>
            <w:szCs w:val="22"/>
          </w:rPr>
          <w:tab/>
        </w:r>
        <w:r w:rsidR="00405DC5" w:rsidRPr="00405DC5">
          <w:rPr>
            <w:rStyle w:val="Hyperlink"/>
            <w:bCs/>
            <w:noProof/>
          </w:rPr>
          <w:t>Neuausrichtung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_Toc82686977 \h </w:instrText>
        </w:r>
        <w:r w:rsidR="00405DC5" w:rsidRPr="00405DC5">
          <w:rPr>
            <w:bCs/>
            <w:noProof/>
            <w:webHidden/>
          </w:rPr>
        </w:r>
        <w:r w:rsidR="00405DC5" w:rsidRPr="00405DC5">
          <w:rPr>
            <w:bCs/>
            <w:noProof/>
            <w:webHidden/>
          </w:rPr>
          <w:fldChar w:fldCharType="separate"/>
        </w:r>
        <w:r w:rsidR="00405DC5" w:rsidRPr="00405DC5">
          <w:rPr>
            <w:bCs/>
            <w:noProof/>
            <w:webHidden/>
          </w:rPr>
          <w:t>8</w:t>
        </w:r>
        <w:r w:rsidR="00405DC5" w:rsidRPr="00405DC5">
          <w:rPr>
            <w:bCs/>
            <w:noProof/>
            <w:webHidden/>
          </w:rPr>
          <w:fldChar w:fldCharType="end"/>
        </w:r>
      </w:hyperlink>
    </w:p>
    <w:p w14:paraId="45C18F00" w14:textId="198B3261"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6978" w:history="1">
        <w:r w:rsidR="00405DC5" w:rsidRPr="00405DC5">
          <w:rPr>
            <w:rStyle w:val="Hyperlink"/>
            <w:b w:val="0"/>
            <w:bCs/>
            <w:noProof/>
          </w:rPr>
          <w:t>2.2.3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Walking-In-Place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10</w:t>
        </w:r>
        <w:r w:rsidR="00405DC5" w:rsidRPr="00405DC5">
          <w:rPr>
            <w:b w:val="0"/>
            <w:bCs/>
            <w:noProof/>
            <w:webHidden/>
          </w:rPr>
          <w:fldChar w:fldCharType="end"/>
        </w:r>
      </w:hyperlink>
    </w:p>
    <w:p w14:paraId="2D97BDC8" w14:textId="762F6E5D" w:rsidR="00405DC5" w:rsidRPr="00405DC5" w:rsidRDefault="006F6ED2">
      <w:pPr>
        <w:pStyle w:val="TOC5"/>
        <w:tabs>
          <w:tab w:val="left" w:pos="1624"/>
          <w:tab w:val="right" w:leader="dot" w:pos="9344"/>
        </w:tabs>
        <w:rPr>
          <w:rFonts w:asciiTheme="minorHAnsi" w:eastAsiaTheme="minorEastAsia" w:hAnsiTheme="minorHAnsi" w:cstheme="minorBidi"/>
          <w:bCs/>
          <w:noProof/>
          <w:szCs w:val="22"/>
        </w:rPr>
      </w:pPr>
      <w:hyperlink w:anchor="_Toc82686979" w:history="1">
        <w:r w:rsidR="00405DC5" w:rsidRPr="00405DC5">
          <w:rPr>
            <w:rStyle w:val="Hyperlink"/>
            <w:bCs/>
            <w:noProof/>
          </w:rPr>
          <w:t>2.2.3.1</w:t>
        </w:r>
        <w:r w:rsidR="00405DC5" w:rsidRPr="00405DC5">
          <w:rPr>
            <w:rFonts w:asciiTheme="minorHAnsi" w:eastAsiaTheme="minorEastAsia" w:hAnsiTheme="minorHAnsi" w:cstheme="minorBidi"/>
            <w:bCs/>
            <w:noProof/>
            <w:szCs w:val="22"/>
          </w:rPr>
          <w:tab/>
        </w:r>
        <w:r w:rsidR="00405DC5" w:rsidRPr="00405DC5">
          <w:rPr>
            <w:rStyle w:val="Hyperlink"/>
            <w:bCs/>
            <w:noProof/>
          </w:rPr>
          <w:t>Physikalische Schnittstellen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_Toc82686979 \h </w:instrText>
        </w:r>
        <w:r w:rsidR="00405DC5" w:rsidRPr="00405DC5">
          <w:rPr>
            <w:bCs/>
            <w:noProof/>
            <w:webHidden/>
          </w:rPr>
        </w:r>
        <w:r w:rsidR="00405DC5" w:rsidRPr="00405DC5">
          <w:rPr>
            <w:bCs/>
            <w:noProof/>
            <w:webHidden/>
          </w:rPr>
          <w:fldChar w:fldCharType="separate"/>
        </w:r>
        <w:r w:rsidR="00405DC5" w:rsidRPr="00405DC5">
          <w:rPr>
            <w:bCs/>
            <w:noProof/>
            <w:webHidden/>
          </w:rPr>
          <w:t>10</w:t>
        </w:r>
        <w:r w:rsidR="00405DC5" w:rsidRPr="00405DC5">
          <w:rPr>
            <w:bCs/>
            <w:noProof/>
            <w:webHidden/>
          </w:rPr>
          <w:fldChar w:fldCharType="end"/>
        </w:r>
      </w:hyperlink>
    </w:p>
    <w:p w14:paraId="31585FC6" w14:textId="32453830" w:rsidR="00405DC5" w:rsidRPr="00405DC5" w:rsidRDefault="006F6ED2">
      <w:pPr>
        <w:pStyle w:val="TOC5"/>
        <w:tabs>
          <w:tab w:val="left" w:pos="1624"/>
          <w:tab w:val="right" w:leader="dot" w:pos="9344"/>
        </w:tabs>
        <w:rPr>
          <w:rFonts w:asciiTheme="minorHAnsi" w:eastAsiaTheme="minorEastAsia" w:hAnsiTheme="minorHAnsi" w:cstheme="minorBidi"/>
          <w:bCs/>
          <w:noProof/>
          <w:szCs w:val="22"/>
        </w:rPr>
      </w:pPr>
      <w:hyperlink w:anchor="_Toc82686980" w:history="1">
        <w:r w:rsidR="00405DC5" w:rsidRPr="00405DC5">
          <w:rPr>
            <w:rStyle w:val="Hyperlink"/>
            <w:bCs/>
            <w:noProof/>
          </w:rPr>
          <w:t>2.2.3.2</w:t>
        </w:r>
        <w:r w:rsidR="00405DC5" w:rsidRPr="00405DC5">
          <w:rPr>
            <w:rFonts w:asciiTheme="minorHAnsi" w:eastAsiaTheme="minorEastAsia" w:hAnsiTheme="minorHAnsi" w:cstheme="minorBidi"/>
            <w:bCs/>
            <w:noProof/>
            <w:szCs w:val="22"/>
          </w:rPr>
          <w:tab/>
        </w:r>
        <w:r w:rsidR="00405DC5" w:rsidRPr="00405DC5">
          <w:rPr>
            <w:rStyle w:val="Hyperlink"/>
            <w:bCs/>
            <w:noProof/>
          </w:rPr>
          <w:t>Motion Tracking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_Toc82686980 \h </w:instrText>
        </w:r>
        <w:r w:rsidR="00405DC5" w:rsidRPr="00405DC5">
          <w:rPr>
            <w:bCs/>
            <w:noProof/>
            <w:webHidden/>
          </w:rPr>
        </w:r>
        <w:r w:rsidR="00405DC5" w:rsidRPr="00405DC5">
          <w:rPr>
            <w:bCs/>
            <w:noProof/>
            <w:webHidden/>
          </w:rPr>
          <w:fldChar w:fldCharType="separate"/>
        </w:r>
        <w:r w:rsidR="00405DC5" w:rsidRPr="00405DC5">
          <w:rPr>
            <w:bCs/>
            <w:noProof/>
            <w:webHidden/>
          </w:rPr>
          <w:t>11</w:t>
        </w:r>
        <w:r w:rsidR="00405DC5" w:rsidRPr="00405DC5">
          <w:rPr>
            <w:bCs/>
            <w:noProof/>
            <w:webHidden/>
          </w:rPr>
          <w:fldChar w:fldCharType="end"/>
        </w:r>
      </w:hyperlink>
    </w:p>
    <w:p w14:paraId="265EF8A9" w14:textId="57389E28"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6981" w:history="1">
        <w:r w:rsidR="00405DC5" w:rsidRPr="00405DC5">
          <w:rPr>
            <w:rStyle w:val="Hyperlink"/>
            <w:b w:val="0"/>
            <w:bCs/>
            <w:noProof/>
          </w:rPr>
          <w:t>2.2.4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Abstrahierte Schnittstellen des Gehens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12</w:t>
        </w:r>
        <w:r w:rsidR="00405DC5" w:rsidRPr="00405DC5">
          <w:rPr>
            <w:b w:val="0"/>
            <w:bCs/>
            <w:noProof/>
            <w:webHidden/>
          </w:rPr>
          <w:fldChar w:fldCharType="end"/>
        </w:r>
      </w:hyperlink>
    </w:p>
    <w:p w14:paraId="24763B0C" w14:textId="1F65C883" w:rsidR="00405DC5" w:rsidRPr="00405DC5" w:rsidRDefault="006F6ED2">
      <w:pPr>
        <w:pStyle w:val="TOC5"/>
        <w:tabs>
          <w:tab w:val="left" w:pos="1624"/>
          <w:tab w:val="right" w:leader="dot" w:pos="9344"/>
        </w:tabs>
        <w:rPr>
          <w:rFonts w:asciiTheme="minorHAnsi" w:eastAsiaTheme="minorEastAsia" w:hAnsiTheme="minorHAnsi" w:cstheme="minorBidi"/>
          <w:bCs/>
          <w:noProof/>
          <w:szCs w:val="22"/>
        </w:rPr>
      </w:pPr>
      <w:hyperlink w:anchor="_Toc82686982" w:history="1">
        <w:r w:rsidR="00405DC5" w:rsidRPr="00405DC5">
          <w:rPr>
            <w:rStyle w:val="Hyperlink"/>
            <w:bCs/>
            <w:noProof/>
          </w:rPr>
          <w:t>2.2.4.1</w:t>
        </w:r>
        <w:r w:rsidR="00405DC5" w:rsidRPr="00405DC5">
          <w:rPr>
            <w:rFonts w:asciiTheme="minorHAnsi" w:eastAsiaTheme="minorEastAsia" w:hAnsiTheme="minorHAnsi" w:cstheme="minorBidi"/>
            <w:bCs/>
            <w:noProof/>
            <w:szCs w:val="22"/>
          </w:rPr>
          <w:tab/>
        </w:r>
        <w:r w:rsidR="00405DC5" w:rsidRPr="00405DC5">
          <w:rPr>
            <w:rStyle w:val="Hyperlink"/>
            <w:bCs/>
            <w:noProof/>
          </w:rPr>
          <w:t>Joystick</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_Toc82686982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66C3F20E" w14:textId="344A6B14" w:rsidR="00405DC5" w:rsidRPr="00405DC5" w:rsidRDefault="006F6ED2">
      <w:pPr>
        <w:pStyle w:val="TOC5"/>
        <w:tabs>
          <w:tab w:val="left" w:pos="1624"/>
          <w:tab w:val="right" w:leader="dot" w:pos="9344"/>
        </w:tabs>
        <w:rPr>
          <w:rFonts w:asciiTheme="minorHAnsi" w:eastAsiaTheme="minorEastAsia" w:hAnsiTheme="minorHAnsi" w:cstheme="minorBidi"/>
          <w:bCs/>
          <w:noProof/>
          <w:szCs w:val="22"/>
        </w:rPr>
      </w:pPr>
      <w:hyperlink w:anchor="_Toc82686983" w:history="1">
        <w:r w:rsidR="00405DC5" w:rsidRPr="00405DC5">
          <w:rPr>
            <w:rStyle w:val="Hyperlink"/>
            <w:bCs/>
            <w:noProof/>
          </w:rPr>
          <w:t>2.2.4.2</w:t>
        </w:r>
        <w:r w:rsidR="00405DC5" w:rsidRPr="00405DC5">
          <w:rPr>
            <w:rFonts w:asciiTheme="minorHAnsi" w:eastAsiaTheme="minorEastAsia" w:hAnsiTheme="minorHAnsi" w:cstheme="minorBidi"/>
            <w:bCs/>
            <w:noProof/>
            <w:szCs w:val="22"/>
          </w:rPr>
          <w:tab/>
        </w:r>
        <w:r w:rsidR="00405DC5" w:rsidRPr="00405DC5">
          <w:rPr>
            <w:rStyle w:val="Hyperlink"/>
            <w:bCs/>
            <w:noProof/>
          </w:rPr>
          <w:t>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_Toc82686983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0629F3DB" w14:textId="386C7203" w:rsidR="00405DC5" w:rsidRPr="00405DC5" w:rsidRDefault="006F6ED2">
      <w:pPr>
        <w:pStyle w:val="TOC5"/>
        <w:tabs>
          <w:tab w:val="left" w:pos="1624"/>
          <w:tab w:val="right" w:leader="dot" w:pos="9344"/>
        </w:tabs>
        <w:rPr>
          <w:rFonts w:asciiTheme="minorHAnsi" w:eastAsiaTheme="minorEastAsia" w:hAnsiTheme="minorHAnsi" w:cstheme="minorBidi"/>
          <w:bCs/>
          <w:noProof/>
          <w:szCs w:val="22"/>
        </w:rPr>
      </w:pPr>
      <w:hyperlink w:anchor="_Toc82686984" w:history="1">
        <w:r w:rsidR="00405DC5" w:rsidRPr="00405DC5">
          <w:rPr>
            <w:rStyle w:val="Hyperlink"/>
            <w:bCs/>
            <w:noProof/>
          </w:rPr>
          <w:t>2.2.4.3</w:t>
        </w:r>
        <w:r w:rsidR="00405DC5" w:rsidRPr="00405DC5">
          <w:rPr>
            <w:rFonts w:asciiTheme="minorHAnsi" w:eastAsiaTheme="minorEastAsia" w:hAnsiTheme="minorHAnsi" w:cstheme="minorBidi"/>
            <w:bCs/>
            <w:noProof/>
            <w:szCs w:val="22"/>
          </w:rPr>
          <w:tab/>
        </w:r>
        <w:r w:rsidR="00405DC5" w:rsidRPr="00405DC5">
          <w:rPr>
            <w:rStyle w:val="Hyperlink"/>
            <w:bCs/>
            <w:noProof/>
          </w:rPr>
          <w:t>Point &amp; 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_Toc82686984 \h </w:instrText>
        </w:r>
        <w:r w:rsidR="00405DC5" w:rsidRPr="00405DC5">
          <w:rPr>
            <w:bCs/>
            <w:noProof/>
            <w:webHidden/>
          </w:rPr>
        </w:r>
        <w:r w:rsidR="00405DC5" w:rsidRPr="00405DC5">
          <w:rPr>
            <w:bCs/>
            <w:noProof/>
            <w:webHidden/>
          </w:rPr>
          <w:fldChar w:fldCharType="separate"/>
        </w:r>
        <w:r w:rsidR="00405DC5" w:rsidRPr="00405DC5">
          <w:rPr>
            <w:bCs/>
            <w:noProof/>
            <w:webHidden/>
          </w:rPr>
          <w:t>13</w:t>
        </w:r>
        <w:r w:rsidR="00405DC5" w:rsidRPr="00405DC5">
          <w:rPr>
            <w:bCs/>
            <w:noProof/>
            <w:webHidden/>
          </w:rPr>
          <w:fldChar w:fldCharType="end"/>
        </w:r>
      </w:hyperlink>
    </w:p>
    <w:p w14:paraId="127CDA33" w14:textId="3CFAEDE0" w:rsidR="00405DC5" w:rsidRPr="00405DC5" w:rsidRDefault="006F6ED2">
      <w:pPr>
        <w:pStyle w:val="TOC5"/>
        <w:tabs>
          <w:tab w:val="left" w:pos="1624"/>
          <w:tab w:val="right" w:leader="dot" w:pos="9344"/>
        </w:tabs>
        <w:rPr>
          <w:rFonts w:asciiTheme="minorHAnsi" w:eastAsiaTheme="minorEastAsia" w:hAnsiTheme="minorHAnsi" w:cstheme="minorBidi"/>
          <w:bCs/>
          <w:noProof/>
          <w:szCs w:val="22"/>
        </w:rPr>
      </w:pPr>
      <w:hyperlink w:anchor="_Toc82686985" w:history="1">
        <w:r w:rsidR="00405DC5" w:rsidRPr="00405DC5">
          <w:rPr>
            <w:rStyle w:val="Hyperlink"/>
            <w:bCs/>
            <w:noProof/>
          </w:rPr>
          <w:t>2.2.4.4</w:t>
        </w:r>
        <w:r w:rsidR="00405DC5" w:rsidRPr="00405DC5">
          <w:rPr>
            <w:rFonts w:asciiTheme="minorHAnsi" w:eastAsiaTheme="minorEastAsia" w:hAnsiTheme="minorHAnsi" w:cstheme="minorBidi"/>
            <w:bCs/>
            <w:noProof/>
            <w:szCs w:val="22"/>
          </w:rPr>
          <w:tab/>
        </w:r>
        <w:r w:rsidR="00405DC5" w:rsidRPr="00405DC5">
          <w:rPr>
            <w:rStyle w:val="Hyperlink"/>
            <w:bCs/>
            <w:noProof/>
          </w:rPr>
          <w:t>Arm basierte Bewegungserfassung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_Toc82686985 \h </w:instrText>
        </w:r>
        <w:r w:rsidR="00405DC5" w:rsidRPr="00405DC5">
          <w:rPr>
            <w:bCs/>
            <w:noProof/>
            <w:webHidden/>
          </w:rPr>
        </w:r>
        <w:r w:rsidR="00405DC5" w:rsidRPr="00405DC5">
          <w:rPr>
            <w:bCs/>
            <w:noProof/>
            <w:webHidden/>
          </w:rPr>
          <w:fldChar w:fldCharType="separate"/>
        </w:r>
        <w:r w:rsidR="00405DC5" w:rsidRPr="00405DC5">
          <w:rPr>
            <w:bCs/>
            <w:noProof/>
            <w:webHidden/>
          </w:rPr>
          <w:t>14</w:t>
        </w:r>
        <w:r w:rsidR="00405DC5" w:rsidRPr="00405DC5">
          <w:rPr>
            <w:bCs/>
            <w:noProof/>
            <w:webHidden/>
          </w:rPr>
          <w:fldChar w:fldCharType="end"/>
        </w:r>
      </w:hyperlink>
    </w:p>
    <w:p w14:paraId="5ACB8E7F" w14:textId="5A8B8EC5" w:rsidR="00405DC5" w:rsidRPr="00405DC5" w:rsidRDefault="006F6ED2">
      <w:pPr>
        <w:pStyle w:val="TOC5"/>
        <w:tabs>
          <w:tab w:val="left" w:pos="1624"/>
          <w:tab w:val="right" w:leader="dot" w:pos="9344"/>
        </w:tabs>
        <w:rPr>
          <w:rFonts w:asciiTheme="minorHAnsi" w:eastAsiaTheme="minorEastAsia" w:hAnsiTheme="minorHAnsi" w:cstheme="minorBidi"/>
          <w:bCs/>
          <w:noProof/>
          <w:szCs w:val="22"/>
        </w:rPr>
      </w:pPr>
      <w:hyperlink w:anchor="_Toc82686986" w:history="1">
        <w:r w:rsidR="00405DC5" w:rsidRPr="00405DC5">
          <w:rPr>
            <w:rStyle w:val="Hyperlink"/>
            <w:bCs/>
            <w:noProof/>
          </w:rPr>
          <w:t>2.2.4.5</w:t>
        </w:r>
        <w:r w:rsidR="00405DC5" w:rsidRPr="00405DC5">
          <w:rPr>
            <w:rFonts w:asciiTheme="minorHAnsi" w:eastAsiaTheme="minorEastAsia" w:hAnsiTheme="minorHAnsi" w:cstheme="minorBidi"/>
            <w:bCs/>
            <w:noProof/>
            <w:szCs w:val="22"/>
          </w:rPr>
          <w:tab/>
        </w:r>
        <w:r w:rsidR="00405DC5" w:rsidRPr="00405DC5">
          <w:rPr>
            <w:rStyle w:val="Hyperlink"/>
            <w:bCs/>
            <w:noProof/>
          </w:rPr>
          <w:t>Neigungsbasierte Fortbewegung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_Toc82686986 \h </w:instrText>
        </w:r>
        <w:r w:rsidR="00405DC5" w:rsidRPr="00405DC5">
          <w:rPr>
            <w:bCs/>
            <w:noProof/>
            <w:webHidden/>
          </w:rPr>
        </w:r>
        <w:r w:rsidR="00405DC5" w:rsidRPr="00405DC5">
          <w:rPr>
            <w:bCs/>
            <w:noProof/>
            <w:webHidden/>
          </w:rPr>
          <w:fldChar w:fldCharType="separate"/>
        </w:r>
        <w:r w:rsidR="00405DC5" w:rsidRPr="00405DC5">
          <w:rPr>
            <w:bCs/>
            <w:noProof/>
            <w:webHidden/>
          </w:rPr>
          <w:t>15</w:t>
        </w:r>
        <w:r w:rsidR="00405DC5" w:rsidRPr="00405DC5">
          <w:rPr>
            <w:bCs/>
            <w:noProof/>
            <w:webHidden/>
          </w:rPr>
          <w:fldChar w:fldCharType="end"/>
        </w:r>
      </w:hyperlink>
    </w:p>
    <w:p w14:paraId="4E269246" w14:textId="4CA50BEF"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6987" w:history="1">
        <w:r w:rsidR="00405DC5" w:rsidRPr="00405DC5">
          <w:rPr>
            <w:rStyle w:val="Hyperlink"/>
            <w:b w:val="0"/>
            <w:bCs/>
            <w:noProof/>
          </w:rPr>
          <w:t>2.2.5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Laufbänder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16</w:t>
        </w:r>
        <w:r w:rsidR="00405DC5" w:rsidRPr="00405DC5">
          <w:rPr>
            <w:b w:val="0"/>
            <w:bCs/>
            <w:noProof/>
            <w:webHidden/>
          </w:rPr>
          <w:fldChar w:fldCharType="end"/>
        </w:r>
      </w:hyperlink>
    </w:p>
    <w:p w14:paraId="38C67619" w14:textId="36AE9A7A" w:rsidR="00405DC5" w:rsidRPr="00405DC5" w:rsidRDefault="006F6ED2">
      <w:pPr>
        <w:pStyle w:val="TOC3"/>
        <w:tabs>
          <w:tab w:val="left" w:pos="1000"/>
          <w:tab w:val="right" w:leader="dot" w:pos="9344"/>
        </w:tabs>
        <w:rPr>
          <w:rFonts w:asciiTheme="minorHAnsi" w:eastAsiaTheme="minorEastAsia" w:hAnsiTheme="minorHAnsi" w:cstheme="minorBidi"/>
          <w:b w:val="0"/>
          <w:bCs/>
          <w:noProof/>
          <w:szCs w:val="22"/>
        </w:rPr>
      </w:pPr>
      <w:hyperlink w:anchor="_Toc82686988" w:history="1">
        <w:r w:rsidR="00405DC5" w:rsidRPr="00405DC5">
          <w:rPr>
            <w:rStyle w:val="Hyperlink"/>
            <w:b w:val="0"/>
            <w:bCs/>
            <w:noProof/>
          </w:rPr>
          <w:t>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30AD81C9" w14:textId="3A1F6F4C"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6989" w:history="1">
        <w:r w:rsidR="00405DC5" w:rsidRPr="00405DC5">
          <w:rPr>
            <w:rStyle w:val="Hyperlink"/>
            <w:b w:val="0"/>
            <w:bCs/>
            <w:noProof/>
          </w:rPr>
          <w:t>2.3.1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Klassische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0B58DAA8" w14:textId="468DE749"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6990" w:history="1">
        <w:r w:rsidR="00405DC5" w:rsidRPr="00405DC5">
          <w:rPr>
            <w:rStyle w:val="Hyperlink"/>
            <w:b w:val="0"/>
            <w:bCs/>
            <w:noProof/>
          </w:rPr>
          <w:t>2.3.2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Operante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6AC92251" w14:textId="47CC2E7C"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6991" w:history="1">
        <w:r w:rsidR="00405DC5" w:rsidRPr="00405DC5">
          <w:rPr>
            <w:rStyle w:val="Hyperlink"/>
            <w:b w:val="0"/>
            <w:bCs/>
            <w:noProof/>
          </w:rPr>
          <w:t>2.3.3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Kontextkonditionierung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41365B9C" w14:textId="196AA5C0"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6992" w:history="1">
        <w:r w:rsidR="00405DC5" w:rsidRPr="00405DC5">
          <w:rPr>
            <w:rStyle w:val="Hyperlink"/>
            <w:b w:val="0"/>
            <w:bCs/>
            <w:noProof/>
          </w:rPr>
          <w:t>2.3.4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5D6555F3" w14:textId="5EF9CCC6" w:rsidR="00405DC5" w:rsidRPr="00405DC5" w:rsidRDefault="006F6ED2">
      <w:pPr>
        <w:pStyle w:val="TOC3"/>
        <w:tabs>
          <w:tab w:val="left" w:pos="1000"/>
          <w:tab w:val="right" w:leader="dot" w:pos="9344"/>
        </w:tabs>
        <w:rPr>
          <w:rFonts w:asciiTheme="minorHAnsi" w:eastAsiaTheme="minorEastAsia" w:hAnsiTheme="minorHAnsi" w:cstheme="minorBidi"/>
          <w:b w:val="0"/>
          <w:bCs/>
          <w:noProof/>
          <w:szCs w:val="22"/>
        </w:rPr>
      </w:pPr>
      <w:hyperlink w:anchor="_Toc82686993" w:history="1">
        <w:r w:rsidR="00405DC5" w:rsidRPr="00405DC5">
          <w:rPr>
            <w:rStyle w:val="Hyperlink"/>
            <w:b w:val="0"/>
            <w:bCs/>
            <w:noProof/>
          </w:rPr>
          <w:t>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Unity 3D</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139F22CC" w14:textId="4CAEEE14" w:rsidR="00405DC5" w:rsidRPr="00405DC5" w:rsidRDefault="006F6ED2">
      <w:pPr>
        <w:pStyle w:val="TOC3"/>
        <w:tabs>
          <w:tab w:val="left" w:pos="1000"/>
          <w:tab w:val="right" w:leader="dot" w:pos="9344"/>
        </w:tabs>
        <w:rPr>
          <w:rFonts w:asciiTheme="minorHAnsi" w:eastAsiaTheme="minorEastAsia" w:hAnsiTheme="minorHAnsi" w:cstheme="minorBidi"/>
          <w:b w:val="0"/>
          <w:bCs/>
          <w:noProof/>
          <w:szCs w:val="22"/>
        </w:rPr>
      </w:pPr>
      <w:hyperlink w:anchor="_Toc82686994" w:history="1">
        <w:r w:rsidR="00405DC5" w:rsidRPr="00405DC5">
          <w:rPr>
            <w:rStyle w:val="Hyperlink"/>
            <w:b w:val="0"/>
            <w:bCs/>
            <w:noProof/>
          </w:rPr>
          <w:t>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5B06A594" w14:textId="6A74D119" w:rsidR="00405DC5" w:rsidRPr="00405DC5" w:rsidRDefault="006F6ED2">
      <w:pPr>
        <w:pStyle w:val="TOC3"/>
        <w:tabs>
          <w:tab w:val="left" w:pos="1000"/>
          <w:tab w:val="right" w:leader="dot" w:pos="9344"/>
        </w:tabs>
        <w:rPr>
          <w:rFonts w:asciiTheme="minorHAnsi" w:eastAsiaTheme="minorEastAsia" w:hAnsiTheme="minorHAnsi" w:cstheme="minorBidi"/>
          <w:b w:val="0"/>
          <w:bCs/>
          <w:noProof/>
          <w:szCs w:val="22"/>
        </w:rPr>
      </w:pPr>
      <w:hyperlink w:anchor="_Toc82686995" w:history="1">
        <w:r w:rsidR="00405DC5" w:rsidRPr="00405DC5">
          <w:rPr>
            <w:rStyle w:val="Hyperlink"/>
            <w:b w:val="0"/>
            <w:bCs/>
            <w:noProof/>
          </w:rPr>
          <w:t>2.6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290B04D2" w14:textId="7329806F"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6996" w:history="1">
        <w:r w:rsidR="00405DC5" w:rsidRPr="00405DC5">
          <w:rPr>
            <w:rStyle w:val="Hyperlink"/>
            <w:b w:val="0"/>
            <w:bCs/>
            <w:noProof/>
          </w:rPr>
          <w:t>2.6.1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Display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26C4AEE7" w14:textId="35440EC1"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6997" w:history="1">
        <w:r w:rsidR="00405DC5" w:rsidRPr="00405DC5">
          <w:rPr>
            <w:rStyle w:val="Hyperlink"/>
            <w:b w:val="0"/>
            <w:bCs/>
            <w:noProof/>
          </w:rPr>
          <w:t>2.6.2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Controller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627699C0" w14:textId="282149CD"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6998" w:history="1">
        <w:r w:rsidR="00405DC5" w:rsidRPr="00405DC5">
          <w:rPr>
            <w:rStyle w:val="Hyperlink"/>
            <w:b w:val="0"/>
            <w:bCs/>
            <w:noProof/>
          </w:rPr>
          <w:t>2.6.3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Tracking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7AF53FAD" w14:textId="76CD8208"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6999" w:history="1">
        <w:r w:rsidR="00405DC5" w:rsidRPr="00405DC5">
          <w:rPr>
            <w:rStyle w:val="Hyperlink"/>
            <w:b w:val="0"/>
            <w:bCs/>
            <w:noProof/>
          </w:rPr>
          <w:t>2.6.4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Vive WLAN Adapter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2D98C363" w14:textId="6CE56C2B" w:rsidR="00405DC5" w:rsidRPr="00B36F0B" w:rsidRDefault="006F6ED2">
      <w:pPr>
        <w:pStyle w:val="TOC2"/>
        <w:tabs>
          <w:tab w:val="left" w:pos="601"/>
          <w:tab w:val="right" w:leader="dot" w:pos="9344"/>
        </w:tabs>
        <w:rPr>
          <w:rFonts w:asciiTheme="minorHAnsi" w:eastAsiaTheme="minorEastAsia" w:hAnsiTheme="minorHAnsi" w:cstheme="minorBidi"/>
          <w:noProof/>
          <w:szCs w:val="22"/>
        </w:rPr>
      </w:pPr>
      <w:hyperlink w:anchor="_Toc82687000" w:history="1">
        <w:r w:rsidR="00405DC5" w:rsidRPr="00B36F0B">
          <w:rPr>
            <w:rStyle w:val="Hyperlink"/>
            <w:noProof/>
          </w:rPr>
          <w:t>3</w:t>
        </w:r>
        <w:r w:rsidR="00405DC5" w:rsidRPr="00B36F0B">
          <w:rPr>
            <w:rFonts w:asciiTheme="minorHAnsi" w:eastAsiaTheme="minorEastAsia" w:hAnsiTheme="minorHAnsi" w:cstheme="minorBidi"/>
            <w:noProof/>
            <w:szCs w:val="22"/>
          </w:rPr>
          <w:tab/>
        </w:r>
        <w:r w:rsidR="00405DC5" w:rsidRPr="00B36F0B">
          <w:rPr>
            <w:rStyle w:val="Hyperlink"/>
            <w:noProof/>
          </w:rPr>
          <w:t>Umsetzung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_Toc82687000 \h </w:instrText>
        </w:r>
        <w:r w:rsidR="00405DC5" w:rsidRPr="00B36F0B">
          <w:rPr>
            <w:noProof/>
            <w:webHidden/>
          </w:rPr>
        </w:r>
        <w:r w:rsidR="00405DC5" w:rsidRPr="00B36F0B">
          <w:rPr>
            <w:noProof/>
            <w:webHidden/>
          </w:rPr>
          <w:fldChar w:fldCharType="separate"/>
        </w:r>
        <w:r w:rsidR="00405DC5" w:rsidRPr="00B36F0B">
          <w:rPr>
            <w:noProof/>
            <w:webHidden/>
          </w:rPr>
          <w:t>25</w:t>
        </w:r>
        <w:r w:rsidR="00405DC5" w:rsidRPr="00B36F0B">
          <w:rPr>
            <w:noProof/>
            <w:webHidden/>
          </w:rPr>
          <w:fldChar w:fldCharType="end"/>
        </w:r>
      </w:hyperlink>
    </w:p>
    <w:p w14:paraId="588C8A66" w14:textId="4581950E" w:rsidR="00405DC5" w:rsidRPr="00405DC5" w:rsidRDefault="006F6ED2">
      <w:pPr>
        <w:pStyle w:val="TOC3"/>
        <w:tabs>
          <w:tab w:val="left" w:pos="1000"/>
          <w:tab w:val="right" w:leader="dot" w:pos="9344"/>
        </w:tabs>
        <w:rPr>
          <w:rFonts w:asciiTheme="minorHAnsi" w:eastAsiaTheme="minorEastAsia" w:hAnsiTheme="minorHAnsi" w:cstheme="minorBidi"/>
          <w:b w:val="0"/>
          <w:bCs/>
          <w:noProof/>
          <w:szCs w:val="22"/>
        </w:rPr>
      </w:pPr>
      <w:hyperlink w:anchor="_Toc82687001" w:history="1">
        <w:r w:rsidR="00405DC5" w:rsidRPr="00405DC5">
          <w:rPr>
            <w:rStyle w:val="Hyperlink"/>
            <w:b w:val="0"/>
            <w:bCs/>
            <w:noProof/>
          </w:rPr>
          <w:t>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der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22A6584D" w14:textId="479D4EE9"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7002" w:history="1">
        <w:r w:rsidR="00405DC5" w:rsidRPr="00405DC5">
          <w:rPr>
            <w:rStyle w:val="Hyperlink"/>
            <w:b w:val="0"/>
            <w:bCs/>
            <w:noProof/>
          </w:rPr>
          <w:t>3.1.1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6296555E" w14:textId="014B404F"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7003" w:history="1">
        <w:r w:rsidR="00405DC5" w:rsidRPr="00405DC5">
          <w:rPr>
            <w:rStyle w:val="Hyperlink"/>
            <w:b w:val="0"/>
            <w:bCs/>
            <w:noProof/>
          </w:rPr>
          <w:t>3.1.2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26</w:t>
        </w:r>
        <w:r w:rsidR="00405DC5" w:rsidRPr="00405DC5">
          <w:rPr>
            <w:b w:val="0"/>
            <w:bCs/>
            <w:noProof/>
            <w:webHidden/>
          </w:rPr>
          <w:fldChar w:fldCharType="end"/>
        </w:r>
      </w:hyperlink>
    </w:p>
    <w:p w14:paraId="3C55D75B" w14:textId="6C04303B"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7004" w:history="1">
        <w:r w:rsidR="00405DC5" w:rsidRPr="00405DC5">
          <w:rPr>
            <w:rStyle w:val="Hyperlink"/>
            <w:b w:val="0"/>
            <w:bCs/>
            <w:noProof/>
          </w:rPr>
          <w:t>3.1.3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Ausführung der Anwendung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433A097" w14:textId="54B23A3F" w:rsidR="00405DC5" w:rsidRPr="00405DC5" w:rsidRDefault="006F6ED2">
      <w:pPr>
        <w:pStyle w:val="TOC3"/>
        <w:tabs>
          <w:tab w:val="left" w:pos="1000"/>
          <w:tab w:val="right" w:leader="dot" w:pos="9344"/>
        </w:tabs>
        <w:rPr>
          <w:rFonts w:asciiTheme="minorHAnsi" w:eastAsiaTheme="minorEastAsia" w:hAnsiTheme="minorHAnsi" w:cstheme="minorBidi"/>
          <w:b w:val="0"/>
          <w:bCs/>
          <w:noProof/>
          <w:szCs w:val="22"/>
        </w:rPr>
      </w:pPr>
      <w:hyperlink w:anchor="_Toc82687005" w:history="1">
        <w:r w:rsidR="00405DC5" w:rsidRPr="00405DC5">
          <w:rPr>
            <w:rStyle w:val="Hyperlink"/>
            <w:b w:val="0"/>
            <w:bCs/>
            <w:noProof/>
          </w:rPr>
          <w:t>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Einbinden der 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0BA4953A" w14:textId="40B752F0"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7006" w:history="1">
        <w:r w:rsidR="00405DC5" w:rsidRPr="00405DC5">
          <w:rPr>
            <w:rStyle w:val="Hyperlink"/>
            <w:b w:val="0"/>
            <w:bCs/>
            <w:noProof/>
          </w:rPr>
          <w:t>3.2.1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SteamVR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3FD99C7" w14:textId="64A04A1F"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7007" w:history="1">
        <w:r w:rsidR="00405DC5" w:rsidRPr="00405DC5">
          <w:rPr>
            <w:rStyle w:val="Hyperlink"/>
            <w:b w:val="0"/>
            <w:bCs/>
            <w:noProof/>
          </w:rPr>
          <w:t>3.2.2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28</w:t>
        </w:r>
        <w:r w:rsidR="00405DC5" w:rsidRPr="00405DC5">
          <w:rPr>
            <w:b w:val="0"/>
            <w:bCs/>
            <w:noProof/>
            <w:webHidden/>
          </w:rPr>
          <w:fldChar w:fldCharType="end"/>
        </w:r>
      </w:hyperlink>
    </w:p>
    <w:p w14:paraId="73013A9C" w14:textId="748AFF28" w:rsidR="00405DC5" w:rsidRPr="00405DC5" w:rsidRDefault="006F6ED2">
      <w:pPr>
        <w:pStyle w:val="TOC3"/>
        <w:tabs>
          <w:tab w:val="left" w:pos="1000"/>
          <w:tab w:val="right" w:leader="dot" w:pos="9344"/>
        </w:tabs>
        <w:rPr>
          <w:rFonts w:asciiTheme="minorHAnsi" w:eastAsiaTheme="minorEastAsia" w:hAnsiTheme="minorHAnsi" w:cstheme="minorBidi"/>
          <w:b w:val="0"/>
          <w:bCs/>
          <w:noProof/>
          <w:szCs w:val="22"/>
        </w:rPr>
      </w:pPr>
      <w:hyperlink w:anchor="_Toc82687008" w:history="1">
        <w:r w:rsidR="00405DC5" w:rsidRPr="00405DC5">
          <w:rPr>
            <w:rStyle w:val="Hyperlink"/>
            <w:b w:val="0"/>
            <w:bCs/>
            <w:noProof/>
          </w:rPr>
          <w:t>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29</w:t>
        </w:r>
        <w:r w:rsidR="00405DC5" w:rsidRPr="00405DC5">
          <w:rPr>
            <w:b w:val="0"/>
            <w:bCs/>
            <w:noProof/>
            <w:webHidden/>
          </w:rPr>
          <w:fldChar w:fldCharType="end"/>
        </w:r>
      </w:hyperlink>
    </w:p>
    <w:p w14:paraId="11327247" w14:textId="10F5E418"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7009" w:history="1">
        <w:r w:rsidR="00405DC5" w:rsidRPr="00405DC5">
          <w:rPr>
            <w:rStyle w:val="Hyperlink"/>
            <w:b w:val="0"/>
            <w:bCs/>
            <w:noProof/>
          </w:rPr>
          <w:t>3.3.1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des Weges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5756CE28" w14:textId="44ADCA34"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7010" w:history="1">
        <w:r w:rsidR="00405DC5" w:rsidRPr="00405DC5">
          <w:rPr>
            <w:rStyle w:val="Hyperlink"/>
            <w:b w:val="0"/>
            <w:bCs/>
            <w:noProof/>
          </w:rPr>
          <w:t>3.3.2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der Wegerkennung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382FAF7F" w14:textId="06F89186"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7011" w:history="1">
        <w:r w:rsidR="00405DC5" w:rsidRPr="00405DC5">
          <w:rPr>
            <w:rStyle w:val="Hyperlink"/>
            <w:b w:val="0"/>
            <w:bCs/>
            <w:noProof/>
          </w:rPr>
          <w:t>3.3.3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Hindernisse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32</w:t>
        </w:r>
        <w:r w:rsidR="00405DC5" w:rsidRPr="00405DC5">
          <w:rPr>
            <w:b w:val="0"/>
            <w:bCs/>
            <w:noProof/>
            <w:webHidden/>
          </w:rPr>
          <w:fldChar w:fldCharType="end"/>
        </w:r>
      </w:hyperlink>
    </w:p>
    <w:p w14:paraId="186C623F" w14:textId="3D9986D9"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7012" w:history="1">
        <w:r w:rsidR="00405DC5" w:rsidRPr="00405DC5">
          <w:rPr>
            <w:rStyle w:val="Hyperlink"/>
            <w:b w:val="0"/>
            <w:bCs/>
            <w:noProof/>
          </w:rPr>
          <w:t>3.3.4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33</w:t>
        </w:r>
        <w:r w:rsidR="00405DC5" w:rsidRPr="00405DC5">
          <w:rPr>
            <w:b w:val="0"/>
            <w:bCs/>
            <w:noProof/>
            <w:webHidden/>
          </w:rPr>
          <w:fldChar w:fldCharType="end"/>
        </w:r>
      </w:hyperlink>
    </w:p>
    <w:p w14:paraId="1101CCD4" w14:textId="6FF2746E"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7013" w:history="1">
        <w:r w:rsidR="00405DC5" w:rsidRPr="00405DC5">
          <w:rPr>
            <w:rStyle w:val="Hyperlink"/>
            <w:b w:val="0"/>
            <w:bCs/>
            <w:noProof/>
          </w:rPr>
          <w:t>3.3.5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des Malus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34</w:t>
        </w:r>
        <w:r w:rsidR="00405DC5" w:rsidRPr="00405DC5">
          <w:rPr>
            <w:b w:val="0"/>
            <w:bCs/>
            <w:noProof/>
            <w:webHidden/>
          </w:rPr>
          <w:fldChar w:fldCharType="end"/>
        </w:r>
      </w:hyperlink>
    </w:p>
    <w:p w14:paraId="0D1B8E80" w14:textId="77128358" w:rsidR="00405DC5" w:rsidRPr="00405DC5" w:rsidRDefault="006F6ED2">
      <w:pPr>
        <w:pStyle w:val="TOC5"/>
        <w:tabs>
          <w:tab w:val="left" w:pos="1624"/>
          <w:tab w:val="right" w:leader="dot" w:pos="9344"/>
        </w:tabs>
        <w:rPr>
          <w:rFonts w:asciiTheme="minorHAnsi" w:eastAsiaTheme="minorEastAsia" w:hAnsiTheme="minorHAnsi" w:cstheme="minorBidi"/>
          <w:bCs/>
          <w:noProof/>
          <w:szCs w:val="22"/>
        </w:rPr>
      </w:pPr>
      <w:hyperlink w:anchor="_Toc82687014" w:history="1">
        <w:r w:rsidR="00405DC5" w:rsidRPr="00405DC5">
          <w:rPr>
            <w:rStyle w:val="Hyperlink"/>
            <w:bCs/>
            <w:noProof/>
          </w:rPr>
          <w:t>3.3.5.1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des Canvas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_Toc82687014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753681CA" w14:textId="79D8F0C0" w:rsidR="00405DC5" w:rsidRPr="00405DC5" w:rsidRDefault="006F6ED2">
      <w:pPr>
        <w:pStyle w:val="TOC5"/>
        <w:tabs>
          <w:tab w:val="left" w:pos="1624"/>
          <w:tab w:val="right" w:leader="dot" w:pos="9344"/>
        </w:tabs>
        <w:rPr>
          <w:rFonts w:asciiTheme="minorHAnsi" w:eastAsiaTheme="minorEastAsia" w:hAnsiTheme="minorHAnsi" w:cstheme="minorBidi"/>
          <w:bCs/>
          <w:noProof/>
          <w:szCs w:val="22"/>
        </w:rPr>
      </w:pPr>
      <w:hyperlink w:anchor="_Toc82687015" w:history="1">
        <w:r w:rsidR="00405DC5" w:rsidRPr="00405DC5">
          <w:rPr>
            <w:rStyle w:val="Hyperlink"/>
            <w:bCs/>
            <w:noProof/>
          </w:rPr>
          <w:t>3.3.5.2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_Toc82687015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471E128D" w14:textId="78C43CE0" w:rsidR="00405DC5" w:rsidRPr="00405DC5" w:rsidRDefault="006F6ED2">
      <w:pPr>
        <w:pStyle w:val="TOC5"/>
        <w:tabs>
          <w:tab w:val="left" w:pos="1624"/>
          <w:tab w:val="right" w:leader="dot" w:pos="9344"/>
        </w:tabs>
        <w:rPr>
          <w:rFonts w:asciiTheme="minorHAnsi" w:eastAsiaTheme="minorEastAsia" w:hAnsiTheme="minorHAnsi" w:cstheme="minorBidi"/>
          <w:bCs/>
          <w:noProof/>
          <w:szCs w:val="22"/>
        </w:rPr>
      </w:pPr>
      <w:hyperlink w:anchor="_Toc82687016" w:history="1">
        <w:r w:rsidR="00405DC5" w:rsidRPr="00405DC5">
          <w:rPr>
            <w:rStyle w:val="Hyperlink"/>
            <w:bCs/>
            <w:noProof/>
          </w:rPr>
          <w:t>3.3.5.3</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_Toc82687016 \h </w:instrText>
        </w:r>
        <w:r w:rsidR="00405DC5" w:rsidRPr="00405DC5">
          <w:rPr>
            <w:bCs/>
            <w:noProof/>
            <w:webHidden/>
          </w:rPr>
        </w:r>
        <w:r w:rsidR="00405DC5" w:rsidRPr="00405DC5">
          <w:rPr>
            <w:bCs/>
            <w:noProof/>
            <w:webHidden/>
          </w:rPr>
          <w:fldChar w:fldCharType="separate"/>
        </w:r>
        <w:r w:rsidR="00405DC5" w:rsidRPr="00405DC5">
          <w:rPr>
            <w:bCs/>
            <w:noProof/>
            <w:webHidden/>
          </w:rPr>
          <w:t>37</w:t>
        </w:r>
        <w:r w:rsidR="00405DC5" w:rsidRPr="00405DC5">
          <w:rPr>
            <w:bCs/>
            <w:noProof/>
            <w:webHidden/>
          </w:rPr>
          <w:fldChar w:fldCharType="end"/>
        </w:r>
      </w:hyperlink>
    </w:p>
    <w:p w14:paraId="67BA81EA" w14:textId="5AF72E1B"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7017" w:history="1">
        <w:r w:rsidR="00405DC5" w:rsidRPr="00405DC5">
          <w:rPr>
            <w:rStyle w:val="Hyperlink"/>
            <w:b w:val="0"/>
            <w:bCs/>
            <w:noProof/>
          </w:rPr>
          <w:t>3.3.6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Positiver Verstärker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39</w:t>
        </w:r>
        <w:r w:rsidR="00405DC5" w:rsidRPr="00405DC5">
          <w:rPr>
            <w:b w:val="0"/>
            <w:bCs/>
            <w:noProof/>
            <w:webHidden/>
          </w:rPr>
          <w:fldChar w:fldCharType="end"/>
        </w:r>
      </w:hyperlink>
    </w:p>
    <w:p w14:paraId="7916CDEA" w14:textId="47477006" w:rsidR="00405DC5" w:rsidRPr="00405DC5" w:rsidRDefault="006F6ED2">
      <w:pPr>
        <w:pStyle w:val="TOC5"/>
        <w:tabs>
          <w:tab w:val="left" w:pos="1624"/>
          <w:tab w:val="right" w:leader="dot" w:pos="9344"/>
        </w:tabs>
        <w:rPr>
          <w:rFonts w:asciiTheme="minorHAnsi" w:eastAsiaTheme="minorEastAsia" w:hAnsiTheme="minorHAnsi" w:cstheme="minorBidi"/>
          <w:bCs/>
          <w:noProof/>
          <w:szCs w:val="22"/>
        </w:rPr>
      </w:pPr>
      <w:hyperlink w:anchor="_Toc82687018" w:history="1">
        <w:r w:rsidR="00405DC5" w:rsidRPr="00405DC5">
          <w:rPr>
            <w:rStyle w:val="Hyperlink"/>
            <w:bCs/>
            <w:noProof/>
          </w:rPr>
          <w:t>3.3.6.1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_Toc82687018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AE67706" w14:textId="4C712EFA" w:rsidR="00405DC5" w:rsidRPr="00405DC5" w:rsidRDefault="006F6ED2">
      <w:pPr>
        <w:pStyle w:val="TOC5"/>
        <w:tabs>
          <w:tab w:val="left" w:pos="1624"/>
          <w:tab w:val="right" w:leader="dot" w:pos="9344"/>
        </w:tabs>
        <w:rPr>
          <w:rFonts w:asciiTheme="minorHAnsi" w:eastAsiaTheme="minorEastAsia" w:hAnsiTheme="minorHAnsi" w:cstheme="minorBidi"/>
          <w:bCs/>
          <w:noProof/>
          <w:szCs w:val="22"/>
        </w:rPr>
      </w:pPr>
      <w:hyperlink w:anchor="_Toc82687019" w:history="1">
        <w:r w:rsidR="00405DC5" w:rsidRPr="00405DC5">
          <w:rPr>
            <w:rStyle w:val="Hyperlink"/>
            <w:bCs/>
            <w:noProof/>
          </w:rPr>
          <w:t>3.3.6.2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_Toc82687019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6712C78" w14:textId="3AD357F8"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7020" w:history="1">
        <w:r w:rsidR="00405DC5" w:rsidRPr="00405DC5">
          <w:rPr>
            <w:rStyle w:val="Hyperlink"/>
            <w:b w:val="0"/>
            <w:bCs/>
            <w:noProof/>
          </w:rPr>
          <w:t>3.3.7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Zentrale Datenspeicherung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40</w:t>
        </w:r>
        <w:r w:rsidR="00405DC5" w:rsidRPr="00405DC5">
          <w:rPr>
            <w:b w:val="0"/>
            <w:bCs/>
            <w:noProof/>
            <w:webHidden/>
          </w:rPr>
          <w:fldChar w:fldCharType="end"/>
        </w:r>
      </w:hyperlink>
    </w:p>
    <w:p w14:paraId="6EC3EB35" w14:textId="75C6C368"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7021" w:history="1">
        <w:r w:rsidR="00405DC5" w:rsidRPr="00405DC5">
          <w:rPr>
            <w:rStyle w:val="Hyperlink"/>
            <w:b w:val="0"/>
            <w:bCs/>
            <w:noProof/>
          </w:rPr>
          <w:t>3.3.8</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Aufgabe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41</w:t>
        </w:r>
        <w:r w:rsidR="00405DC5" w:rsidRPr="00405DC5">
          <w:rPr>
            <w:b w:val="0"/>
            <w:bCs/>
            <w:noProof/>
            <w:webHidden/>
          </w:rPr>
          <w:fldChar w:fldCharType="end"/>
        </w:r>
      </w:hyperlink>
    </w:p>
    <w:p w14:paraId="6D233495" w14:textId="4A1AB3AB"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7022" w:history="1">
        <w:r w:rsidR="00405DC5" w:rsidRPr="00405DC5">
          <w:rPr>
            <w:rStyle w:val="Hyperlink"/>
            <w:b w:val="0"/>
            <w:bCs/>
            <w:noProof/>
          </w:rPr>
          <w:t>3.3.9</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Hintergrundgeräusche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7AA51A5B" w14:textId="413AAF96"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7023" w:history="1">
        <w:r w:rsidR="00405DC5" w:rsidRPr="00405DC5">
          <w:rPr>
            <w:rStyle w:val="Hyperlink"/>
            <w:b w:val="0"/>
            <w:bCs/>
            <w:noProof/>
          </w:rPr>
          <w:t>3.3.10</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Menü</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2AF11A5C" w14:textId="36A5BF8F" w:rsidR="00405DC5" w:rsidRPr="00405DC5" w:rsidRDefault="006F6ED2">
      <w:pPr>
        <w:pStyle w:val="TOC5"/>
        <w:tabs>
          <w:tab w:val="left" w:pos="1734"/>
          <w:tab w:val="right" w:leader="dot" w:pos="9344"/>
        </w:tabs>
        <w:rPr>
          <w:rFonts w:asciiTheme="minorHAnsi" w:eastAsiaTheme="minorEastAsia" w:hAnsiTheme="minorHAnsi" w:cstheme="minorBidi"/>
          <w:bCs/>
          <w:noProof/>
          <w:szCs w:val="22"/>
        </w:rPr>
      </w:pPr>
      <w:hyperlink w:anchor="_Toc82687024" w:history="1">
        <w:r w:rsidR="00405DC5" w:rsidRPr="00405DC5">
          <w:rPr>
            <w:rStyle w:val="Hyperlink"/>
            <w:bCs/>
            <w:noProof/>
          </w:rPr>
          <w:t>3.3.10.1</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_Toc82687024 \h </w:instrText>
        </w:r>
        <w:r w:rsidR="00405DC5" w:rsidRPr="00405DC5">
          <w:rPr>
            <w:bCs/>
            <w:noProof/>
            <w:webHidden/>
          </w:rPr>
        </w:r>
        <w:r w:rsidR="00405DC5" w:rsidRPr="00405DC5">
          <w:rPr>
            <w:bCs/>
            <w:noProof/>
            <w:webHidden/>
          </w:rPr>
          <w:fldChar w:fldCharType="separate"/>
        </w:r>
        <w:r w:rsidR="00405DC5" w:rsidRPr="00405DC5">
          <w:rPr>
            <w:bCs/>
            <w:noProof/>
            <w:webHidden/>
          </w:rPr>
          <w:t>43</w:t>
        </w:r>
        <w:r w:rsidR="00405DC5" w:rsidRPr="00405DC5">
          <w:rPr>
            <w:bCs/>
            <w:noProof/>
            <w:webHidden/>
          </w:rPr>
          <w:fldChar w:fldCharType="end"/>
        </w:r>
      </w:hyperlink>
    </w:p>
    <w:p w14:paraId="7E8CF44A" w14:textId="70C1B512" w:rsidR="00405DC5" w:rsidRPr="00405DC5" w:rsidRDefault="006F6ED2">
      <w:pPr>
        <w:pStyle w:val="TOC5"/>
        <w:tabs>
          <w:tab w:val="left" w:pos="1734"/>
          <w:tab w:val="right" w:leader="dot" w:pos="9344"/>
        </w:tabs>
        <w:rPr>
          <w:rFonts w:asciiTheme="minorHAnsi" w:eastAsiaTheme="minorEastAsia" w:hAnsiTheme="minorHAnsi" w:cstheme="minorBidi"/>
          <w:bCs/>
          <w:noProof/>
          <w:szCs w:val="22"/>
        </w:rPr>
      </w:pPr>
      <w:hyperlink w:anchor="_Toc82687025" w:history="1">
        <w:r w:rsidR="00405DC5" w:rsidRPr="00405DC5">
          <w:rPr>
            <w:rStyle w:val="Hyperlink"/>
            <w:bCs/>
            <w:noProof/>
          </w:rPr>
          <w:t>3.3.10.2</w:t>
        </w:r>
        <w:r w:rsidR="00405DC5" w:rsidRPr="00405DC5">
          <w:rPr>
            <w:rFonts w:asciiTheme="minorHAnsi" w:eastAsiaTheme="minorEastAsia" w:hAnsiTheme="minorHAnsi" w:cstheme="minorBidi"/>
            <w:bCs/>
            <w:noProof/>
            <w:szCs w:val="22"/>
          </w:rPr>
          <w:tab/>
        </w:r>
        <w:r w:rsidR="00405DC5" w:rsidRPr="00405DC5">
          <w:rPr>
            <w:rStyle w:val="Hyperlink"/>
            <w:bCs/>
            <w:noProof/>
          </w:rPr>
          <w:t>Funktionalität des Menüs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_Toc82687025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0084B5EB" w14:textId="0ED2B66B" w:rsidR="00405DC5" w:rsidRPr="00405DC5" w:rsidRDefault="006F6ED2">
      <w:pPr>
        <w:pStyle w:val="TOC5"/>
        <w:tabs>
          <w:tab w:val="left" w:pos="1734"/>
          <w:tab w:val="right" w:leader="dot" w:pos="9344"/>
        </w:tabs>
        <w:rPr>
          <w:rFonts w:asciiTheme="minorHAnsi" w:eastAsiaTheme="minorEastAsia" w:hAnsiTheme="minorHAnsi" w:cstheme="minorBidi"/>
          <w:bCs/>
          <w:noProof/>
          <w:szCs w:val="22"/>
        </w:rPr>
      </w:pPr>
      <w:hyperlink w:anchor="_Toc82687026" w:history="1">
        <w:r w:rsidR="00405DC5" w:rsidRPr="00405DC5">
          <w:rPr>
            <w:rStyle w:val="Hyperlink"/>
            <w:bCs/>
            <w:noProof/>
          </w:rPr>
          <w:t>3.3.10.3</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der Oculus Integration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_Toc82687026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7E43B5BC" w14:textId="2CE22805" w:rsidR="00405DC5" w:rsidRPr="00405DC5" w:rsidRDefault="006F6ED2">
      <w:pPr>
        <w:pStyle w:val="TOC5"/>
        <w:tabs>
          <w:tab w:val="left" w:pos="1734"/>
          <w:tab w:val="right" w:leader="dot" w:pos="9344"/>
        </w:tabs>
        <w:rPr>
          <w:rFonts w:asciiTheme="minorHAnsi" w:eastAsiaTheme="minorEastAsia" w:hAnsiTheme="minorHAnsi" w:cstheme="minorBidi"/>
          <w:bCs/>
          <w:noProof/>
          <w:szCs w:val="22"/>
        </w:rPr>
      </w:pPr>
      <w:hyperlink w:anchor="_Toc82687027" w:history="1">
        <w:r w:rsidR="00405DC5" w:rsidRPr="00405DC5">
          <w:rPr>
            <w:rStyle w:val="Hyperlink"/>
            <w:bCs/>
            <w:noProof/>
          </w:rPr>
          <w:t>3.3.10.4</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dem SteamVR Plugin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_Toc82687027 \h </w:instrText>
        </w:r>
        <w:r w:rsidR="00405DC5" w:rsidRPr="00405DC5">
          <w:rPr>
            <w:bCs/>
            <w:noProof/>
            <w:webHidden/>
          </w:rPr>
        </w:r>
        <w:r w:rsidR="00405DC5" w:rsidRPr="00405DC5">
          <w:rPr>
            <w:bCs/>
            <w:noProof/>
            <w:webHidden/>
          </w:rPr>
          <w:fldChar w:fldCharType="separate"/>
        </w:r>
        <w:r w:rsidR="00405DC5" w:rsidRPr="00405DC5">
          <w:rPr>
            <w:bCs/>
            <w:noProof/>
            <w:webHidden/>
          </w:rPr>
          <w:t>45</w:t>
        </w:r>
        <w:r w:rsidR="00405DC5" w:rsidRPr="00405DC5">
          <w:rPr>
            <w:bCs/>
            <w:noProof/>
            <w:webHidden/>
          </w:rPr>
          <w:fldChar w:fldCharType="end"/>
        </w:r>
      </w:hyperlink>
    </w:p>
    <w:p w14:paraId="069FE470" w14:textId="5839E673" w:rsidR="00405DC5" w:rsidRPr="00405DC5" w:rsidRDefault="006F6ED2">
      <w:pPr>
        <w:pStyle w:val="TOC3"/>
        <w:tabs>
          <w:tab w:val="left" w:pos="1000"/>
          <w:tab w:val="right" w:leader="dot" w:pos="9344"/>
        </w:tabs>
        <w:rPr>
          <w:rFonts w:asciiTheme="minorHAnsi" w:eastAsiaTheme="minorEastAsia" w:hAnsiTheme="minorHAnsi" w:cstheme="minorBidi"/>
          <w:b w:val="0"/>
          <w:bCs/>
          <w:noProof/>
          <w:szCs w:val="22"/>
        </w:rPr>
      </w:pPr>
      <w:hyperlink w:anchor="_Toc82687028" w:history="1">
        <w:r w:rsidR="00405DC5" w:rsidRPr="00405DC5">
          <w:rPr>
            <w:rStyle w:val="Hyperlink"/>
            <w:b w:val="0"/>
            <w:bCs/>
            <w:noProof/>
          </w:rPr>
          <w:t>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Evaluation und Auswertung der Ergebnisse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F0B545C" w14:textId="66624D4A"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7029" w:history="1">
        <w:r w:rsidR="00405DC5" w:rsidRPr="00405DC5">
          <w:rPr>
            <w:rStyle w:val="Hyperlink"/>
            <w:b w:val="0"/>
            <w:bCs/>
            <w:noProof/>
          </w:rPr>
          <w:t>3.4.1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Beschreibung des Forschungsgegenstandes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0B025B0" w14:textId="13506F22" w:rsidR="00405DC5" w:rsidRPr="00405DC5" w:rsidRDefault="006F6ED2">
      <w:pPr>
        <w:pStyle w:val="TOC5"/>
        <w:tabs>
          <w:tab w:val="left" w:pos="1624"/>
          <w:tab w:val="right" w:leader="dot" w:pos="9344"/>
        </w:tabs>
        <w:rPr>
          <w:rFonts w:asciiTheme="minorHAnsi" w:eastAsiaTheme="minorEastAsia" w:hAnsiTheme="minorHAnsi" w:cstheme="minorBidi"/>
          <w:bCs/>
          <w:noProof/>
          <w:szCs w:val="22"/>
        </w:rPr>
      </w:pPr>
      <w:hyperlink w:anchor="_Toc82687030" w:history="1">
        <w:r w:rsidR="00405DC5" w:rsidRPr="00405DC5">
          <w:rPr>
            <w:rStyle w:val="Hyperlink"/>
            <w:bCs/>
            <w:noProof/>
          </w:rPr>
          <w:t>3.4.1.1</w:t>
        </w:r>
        <w:r w:rsidR="00405DC5" w:rsidRPr="00405DC5">
          <w:rPr>
            <w:rFonts w:asciiTheme="minorHAnsi" w:eastAsiaTheme="minorEastAsia" w:hAnsiTheme="minorHAnsi" w:cstheme="minorBidi"/>
            <w:bCs/>
            <w:noProof/>
            <w:szCs w:val="22"/>
          </w:rPr>
          <w:tab/>
        </w:r>
        <w:r w:rsidR="00405DC5" w:rsidRPr="00405DC5">
          <w:rPr>
            <w:rStyle w:val="Hyperlink"/>
            <w:bCs/>
            <w:noProof/>
          </w:rPr>
          <w:t>Unabhängige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_Toc82687030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70A2A9BA" w14:textId="71D8483E" w:rsidR="00405DC5" w:rsidRPr="00405DC5" w:rsidRDefault="006F6ED2">
      <w:pPr>
        <w:pStyle w:val="TOC5"/>
        <w:tabs>
          <w:tab w:val="left" w:pos="1624"/>
          <w:tab w:val="right" w:leader="dot" w:pos="9344"/>
        </w:tabs>
        <w:rPr>
          <w:rFonts w:asciiTheme="minorHAnsi" w:eastAsiaTheme="minorEastAsia" w:hAnsiTheme="minorHAnsi" w:cstheme="minorBidi"/>
          <w:bCs/>
          <w:noProof/>
          <w:szCs w:val="22"/>
        </w:rPr>
      </w:pPr>
      <w:hyperlink w:anchor="_Toc82687031" w:history="1">
        <w:r w:rsidR="00405DC5" w:rsidRPr="00405DC5">
          <w:rPr>
            <w:rStyle w:val="Hyperlink"/>
            <w:bCs/>
            <w:noProof/>
          </w:rPr>
          <w:t>3.4.1.2</w:t>
        </w:r>
        <w:r w:rsidR="00405DC5" w:rsidRPr="00405DC5">
          <w:rPr>
            <w:rFonts w:asciiTheme="minorHAnsi" w:eastAsiaTheme="minorEastAsia" w:hAnsiTheme="minorHAnsi" w:cstheme="minorBidi"/>
            <w:bCs/>
            <w:noProof/>
            <w:szCs w:val="22"/>
          </w:rPr>
          <w:tab/>
        </w:r>
        <w:r w:rsidR="00405DC5" w:rsidRPr="00405DC5">
          <w:rPr>
            <w:rStyle w:val="Hyperlink"/>
            <w:bCs/>
            <w:noProof/>
          </w:rPr>
          <w:t>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_Toc82687031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2B5627C7" w14:textId="2D57135A"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7032" w:history="1">
        <w:r w:rsidR="00405DC5" w:rsidRPr="00405DC5">
          <w:rPr>
            <w:rStyle w:val="Hyperlink"/>
            <w:b w:val="0"/>
            <w:bCs/>
            <w:noProof/>
          </w:rPr>
          <w:t>3.4.2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2340C3A7" w14:textId="1DACDFF5"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7033" w:history="1">
        <w:r w:rsidR="00405DC5" w:rsidRPr="00405DC5">
          <w:rPr>
            <w:rStyle w:val="Hyperlink"/>
            <w:b w:val="0"/>
            <w:bCs/>
            <w:noProof/>
          </w:rPr>
          <w:t>3.4.3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Aufbau der Laborumgebung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48</w:t>
        </w:r>
        <w:r w:rsidR="00405DC5" w:rsidRPr="00405DC5">
          <w:rPr>
            <w:b w:val="0"/>
            <w:bCs/>
            <w:noProof/>
            <w:webHidden/>
          </w:rPr>
          <w:fldChar w:fldCharType="end"/>
        </w:r>
      </w:hyperlink>
    </w:p>
    <w:p w14:paraId="069EA6A7" w14:textId="048CE90F" w:rsidR="00405DC5" w:rsidRPr="00405DC5" w:rsidRDefault="006F6ED2">
      <w:pPr>
        <w:pStyle w:val="TOC5"/>
        <w:tabs>
          <w:tab w:val="left" w:pos="1624"/>
          <w:tab w:val="right" w:leader="dot" w:pos="9344"/>
        </w:tabs>
        <w:rPr>
          <w:rFonts w:asciiTheme="minorHAnsi" w:eastAsiaTheme="minorEastAsia" w:hAnsiTheme="minorHAnsi" w:cstheme="minorBidi"/>
          <w:bCs/>
          <w:noProof/>
          <w:szCs w:val="22"/>
        </w:rPr>
      </w:pPr>
      <w:hyperlink w:anchor="_Toc82687034" w:history="1">
        <w:r w:rsidR="00405DC5" w:rsidRPr="00405DC5">
          <w:rPr>
            <w:rStyle w:val="Hyperlink"/>
            <w:bCs/>
            <w:noProof/>
          </w:rPr>
          <w:t>3.4.3.1</w:t>
        </w:r>
        <w:r w:rsidR="00405DC5" w:rsidRPr="00405DC5">
          <w:rPr>
            <w:rFonts w:asciiTheme="minorHAnsi" w:eastAsiaTheme="minorEastAsia" w:hAnsiTheme="minorHAnsi" w:cstheme="minorBidi"/>
            <w:bCs/>
            <w:noProof/>
            <w:szCs w:val="22"/>
          </w:rPr>
          <w:tab/>
        </w:r>
        <w:r w:rsidR="00405DC5" w:rsidRPr="00405DC5">
          <w:rPr>
            <w:rStyle w:val="Hyperlink"/>
            <w:bCs/>
            <w:noProof/>
          </w:rPr>
          <w:t>Aufbau des Weges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_Toc82687034 \h </w:instrText>
        </w:r>
        <w:r w:rsidR="00405DC5" w:rsidRPr="00405DC5">
          <w:rPr>
            <w:bCs/>
            <w:noProof/>
            <w:webHidden/>
          </w:rPr>
        </w:r>
        <w:r w:rsidR="00405DC5" w:rsidRPr="00405DC5">
          <w:rPr>
            <w:bCs/>
            <w:noProof/>
            <w:webHidden/>
          </w:rPr>
          <w:fldChar w:fldCharType="separate"/>
        </w:r>
        <w:r w:rsidR="00405DC5" w:rsidRPr="00405DC5">
          <w:rPr>
            <w:bCs/>
            <w:noProof/>
            <w:webHidden/>
          </w:rPr>
          <w:t>48</w:t>
        </w:r>
        <w:r w:rsidR="00405DC5" w:rsidRPr="00405DC5">
          <w:rPr>
            <w:bCs/>
            <w:noProof/>
            <w:webHidden/>
          </w:rPr>
          <w:fldChar w:fldCharType="end"/>
        </w:r>
      </w:hyperlink>
    </w:p>
    <w:p w14:paraId="0F6C0500" w14:textId="67B4EECD" w:rsidR="00405DC5" w:rsidRPr="00405DC5" w:rsidRDefault="006F6ED2">
      <w:pPr>
        <w:pStyle w:val="TOC5"/>
        <w:tabs>
          <w:tab w:val="left" w:pos="1624"/>
          <w:tab w:val="right" w:leader="dot" w:pos="9344"/>
        </w:tabs>
        <w:rPr>
          <w:rFonts w:asciiTheme="minorHAnsi" w:eastAsiaTheme="minorEastAsia" w:hAnsiTheme="minorHAnsi" w:cstheme="minorBidi"/>
          <w:bCs/>
          <w:noProof/>
          <w:szCs w:val="22"/>
        </w:rPr>
      </w:pPr>
      <w:hyperlink w:anchor="_Toc82687035" w:history="1">
        <w:r w:rsidR="00405DC5" w:rsidRPr="00405DC5">
          <w:rPr>
            <w:rStyle w:val="Hyperlink"/>
            <w:bCs/>
            <w:noProof/>
          </w:rPr>
          <w:t>3.4.3.2</w:t>
        </w:r>
        <w:r w:rsidR="00405DC5" w:rsidRPr="00405DC5">
          <w:rPr>
            <w:rFonts w:asciiTheme="minorHAnsi" w:eastAsiaTheme="minorEastAsia" w:hAnsiTheme="minorHAnsi" w:cstheme="minorBidi"/>
            <w:bCs/>
            <w:noProof/>
            <w:szCs w:val="22"/>
          </w:rPr>
          <w:tab/>
        </w:r>
        <w:r w:rsidR="00405DC5" w:rsidRPr="00405DC5">
          <w:rPr>
            <w:rStyle w:val="Hyperlink"/>
            <w:bCs/>
            <w:noProof/>
          </w:rPr>
          <w:t>Kalibrierung der HTC Vive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_Toc82687035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3E088A8C" w14:textId="3EA651F3"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7036" w:history="1">
        <w:r w:rsidR="00405DC5" w:rsidRPr="00405DC5">
          <w:rPr>
            <w:rStyle w:val="Hyperlink"/>
            <w:b w:val="0"/>
            <w:bCs/>
            <w:noProof/>
          </w:rPr>
          <w:t>3.4.4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Stichprobe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68B7E384" w14:textId="33652DCD"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7037" w:history="1">
        <w:r w:rsidR="00405DC5" w:rsidRPr="00405DC5">
          <w:rPr>
            <w:rStyle w:val="Hyperlink"/>
            <w:b w:val="0"/>
            <w:bCs/>
            <w:noProof/>
          </w:rPr>
          <w:t>3.4.5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Datenerfassung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71A023CE" w14:textId="245904F3" w:rsidR="00405DC5" w:rsidRPr="00405DC5" w:rsidRDefault="006F6ED2">
      <w:pPr>
        <w:pStyle w:val="TOC5"/>
        <w:tabs>
          <w:tab w:val="left" w:pos="1624"/>
          <w:tab w:val="right" w:leader="dot" w:pos="9344"/>
        </w:tabs>
        <w:rPr>
          <w:rFonts w:asciiTheme="minorHAnsi" w:eastAsiaTheme="minorEastAsia" w:hAnsiTheme="minorHAnsi" w:cstheme="minorBidi"/>
          <w:bCs/>
          <w:noProof/>
          <w:szCs w:val="22"/>
        </w:rPr>
      </w:pPr>
      <w:hyperlink w:anchor="_Toc82687038" w:history="1">
        <w:r w:rsidR="00405DC5" w:rsidRPr="00405DC5">
          <w:rPr>
            <w:rStyle w:val="Hyperlink"/>
            <w:bCs/>
            <w:noProof/>
          </w:rPr>
          <w:t>3.4.5.1</w:t>
        </w:r>
        <w:r w:rsidR="00405DC5" w:rsidRPr="00405DC5">
          <w:rPr>
            <w:rFonts w:asciiTheme="minorHAnsi" w:eastAsiaTheme="minorEastAsia" w:hAnsiTheme="minorHAnsi" w:cstheme="minorBidi"/>
            <w:bCs/>
            <w:noProof/>
            <w:szCs w:val="22"/>
          </w:rPr>
          <w:tab/>
        </w:r>
        <w:r w:rsidR="00405DC5" w:rsidRPr="00405DC5">
          <w:rPr>
            <w:rStyle w:val="Hyperlink"/>
            <w:bCs/>
            <w:noProof/>
          </w:rPr>
          <w:t>Quantitative Daten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_Toc82687038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278A8269" w14:textId="36980972" w:rsidR="00405DC5" w:rsidRPr="00405DC5" w:rsidRDefault="006F6ED2">
      <w:pPr>
        <w:pStyle w:val="TOC5"/>
        <w:tabs>
          <w:tab w:val="left" w:pos="1624"/>
          <w:tab w:val="right" w:leader="dot" w:pos="9344"/>
        </w:tabs>
        <w:rPr>
          <w:rFonts w:asciiTheme="minorHAnsi" w:eastAsiaTheme="minorEastAsia" w:hAnsiTheme="minorHAnsi" w:cstheme="minorBidi"/>
          <w:bCs/>
          <w:noProof/>
          <w:szCs w:val="22"/>
        </w:rPr>
      </w:pPr>
      <w:hyperlink w:anchor="_Toc82687039" w:history="1">
        <w:r w:rsidR="00405DC5" w:rsidRPr="00405DC5">
          <w:rPr>
            <w:rStyle w:val="Hyperlink"/>
            <w:bCs/>
            <w:noProof/>
          </w:rPr>
          <w:t>3.4.5.2</w:t>
        </w:r>
        <w:r w:rsidR="00405DC5" w:rsidRPr="00405DC5">
          <w:rPr>
            <w:rFonts w:asciiTheme="minorHAnsi" w:eastAsiaTheme="minorEastAsia" w:hAnsiTheme="minorHAnsi" w:cstheme="minorBidi"/>
            <w:bCs/>
            <w:noProof/>
            <w:szCs w:val="22"/>
          </w:rPr>
          <w:tab/>
        </w:r>
        <w:r w:rsidR="00405DC5" w:rsidRPr="00405DC5">
          <w:rPr>
            <w:rStyle w:val="Hyperlink"/>
            <w:bCs/>
            <w:noProof/>
          </w:rPr>
          <w:t>Fragebogen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_Toc82687039 \h </w:instrText>
        </w:r>
        <w:r w:rsidR="00405DC5" w:rsidRPr="00405DC5">
          <w:rPr>
            <w:bCs/>
            <w:noProof/>
            <w:webHidden/>
          </w:rPr>
        </w:r>
        <w:r w:rsidR="00405DC5" w:rsidRPr="00405DC5">
          <w:rPr>
            <w:bCs/>
            <w:noProof/>
            <w:webHidden/>
          </w:rPr>
          <w:fldChar w:fldCharType="separate"/>
        </w:r>
        <w:r w:rsidR="00405DC5" w:rsidRPr="00405DC5">
          <w:rPr>
            <w:bCs/>
            <w:noProof/>
            <w:webHidden/>
          </w:rPr>
          <w:t>51</w:t>
        </w:r>
        <w:r w:rsidR="00405DC5" w:rsidRPr="00405DC5">
          <w:rPr>
            <w:bCs/>
            <w:noProof/>
            <w:webHidden/>
          </w:rPr>
          <w:fldChar w:fldCharType="end"/>
        </w:r>
      </w:hyperlink>
    </w:p>
    <w:p w14:paraId="07B9B144" w14:textId="4B7448CD"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7040" w:history="1">
        <w:r w:rsidR="00405DC5" w:rsidRPr="00405DC5">
          <w:rPr>
            <w:rStyle w:val="Hyperlink"/>
            <w:b w:val="0"/>
            <w:bCs/>
            <w:noProof/>
          </w:rPr>
          <w:t>3.4.6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quantitativen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79D23D3D" w14:textId="5C2903F2" w:rsidR="00405DC5" w:rsidRPr="00405DC5" w:rsidRDefault="006F6ED2">
      <w:pPr>
        <w:pStyle w:val="TOC4"/>
        <w:tabs>
          <w:tab w:val="left" w:pos="1400"/>
          <w:tab w:val="right" w:leader="dot" w:pos="9344"/>
        </w:tabs>
        <w:rPr>
          <w:rFonts w:asciiTheme="minorHAnsi" w:eastAsiaTheme="minorEastAsia" w:hAnsiTheme="minorHAnsi" w:cstheme="minorBidi"/>
          <w:b w:val="0"/>
          <w:bCs/>
          <w:noProof/>
          <w:szCs w:val="22"/>
        </w:rPr>
      </w:pPr>
      <w:hyperlink w:anchor="_Toc82687041" w:history="1">
        <w:r w:rsidR="00405DC5" w:rsidRPr="00405DC5">
          <w:rPr>
            <w:rStyle w:val="Hyperlink"/>
            <w:b w:val="0"/>
            <w:bCs/>
            <w:noProof/>
          </w:rPr>
          <w:t>3.4.7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qualitativen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11844E91" w14:textId="736B1C71" w:rsidR="00405DC5" w:rsidRPr="00405DC5" w:rsidRDefault="006F6ED2">
      <w:pPr>
        <w:pStyle w:val="TOC5"/>
        <w:tabs>
          <w:tab w:val="left" w:pos="1624"/>
          <w:tab w:val="right" w:leader="dot" w:pos="9344"/>
        </w:tabs>
        <w:rPr>
          <w:rFonts w:asciiTheme="minorHAnsi" w:eastAsiaTheme="minorEastAsia" w:hAnsiTheme="minorHAnsi" w:cstheme="minorBidi"/>
          <w:bCs/>
          <w:noProof/>
          <w:szCs w:val="22"/>
        </w:rPr>
      </w:pPr>
      <w:hyperlink w:anchor="_Toc82687042" w:history="1">
        <w:r w:rsidR="00405DC5" w:rsidRPr="00405DC5">
          <w:rPr>
            <w:rStyle w:val="Hyperlink"/>
            <w:bCs/>
            <w:noProof/>
          </w:rPr>
          <w:t>3.4.7.1</w:t>
        </w:r>
        <w:r w:rsidR="00405DC5" w:rsidRPr="00405DC5">
          <w:rPr>
            <w:rFonts w:asciiTheme="minorHAnsi" w:eastAsiaTheme="minorEastAsia" w:hAnsiTheme="minorHAnsi" w:cstheme="minorBidi"/>
            <w:bCs/>
            <w:noProof/>
            <w:szCs w:val="22"/>
          </w:rPr>
          <w:tab/>
        </w:r>
        <w:r w:rsidR="00405DC5" w:rsidRPr="00405DC5">
          <w:rPr>
            <w:rStyle w:val="Hyperlink"/>
            <w:bCs/>
            <w:noProof/>
          </w:rPr>
          <w:t>Frage 10: Was fanden Sie generell besonders positiv?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_Toc82687042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1BC6B877" w14:textId="784051AB" w:rsidR="00405DC5" w:rsidRPr="00405DC5" w:rsidRDefault="006F6ED2">
      <w:pPr>
        <w:pStyle w:val="TOC5"/>
        <w:tabs>
          <w:tab w:val="left" w:pos="1624"/>
          <w:tab w:val="right" w:leader="dot" w:pos="9344"/>
        </w:tabs>
        <w:rPr>
          <w:rFonts w:asciiTheme="minorHAnsi" w:eastAsiaTheme="minorEastAsia" w:hAnsiTheme="minorHAnsi" w:cstheme="minorBidi"/>
          <w:bCs/>
          <w:noProof/>
          <w:szCs w:val="22"/>
        </w:rPr>
      </w:pPr>
      <w:hyperlink w:anchor="_Toc82687043" w:history="1">
        <w:r w:rsidR="00405DC5" w:rsidRPr="00405DC5">
          <w:rPr>
            <w:rStyle w:val="Hyperlink"/>
            <w:bCs/>
            <w:noProof/>
          </w:rPr>
          <w:t>3.4.7.2</w:t>
        </w:r>
        <w:r w:rsidR="00405DC5" w:rsidRPr="00405DC5">
          <w:rPr>
            <w:rFonts w:asciiTheme="minorHAnsi" w:eastAsiaTheme="minorEastAsia" w:hAnsiTheme="minorHAnsi" w:cstheme="minorBidi"/>
            <w:bCs/>
            <w:noProof/>
            <w:szCs w:val="22"/>
          </w:rPr>
          <w:tab/>
        </w:r>
        <w:r w:rsidR="00405DC5" w:rsidRPr="00405DC5">
          <w:rPr>
            <w:rStyle w:val="Hyperlink"/>
            <w:bCs/>
            <w:noProof/>
          </w:rPr>
          <w:t>Frage 11: Was fanden Sie generell negativ?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_Toc82687043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319F7204" w14:textId="520CE87B" w:rsidR="00405DC5" w:rsidRPr="00405DC5" w:rsidRDefault="006F6ED2">
      <w:pPr>
        <w:pStyle w:val="TOC5"/>
        <w:tabs>
          <w:tab w:val="left" w:pos="1624"/>
          <w:tab w:val="right" w:leader="dot" w:pos="9344"/>
        </w:tabs>
        <w:rPr>
          <w:rFonts w:asciiTheme="minorHAnsi" w:eastAsiaTheme="minorEastAsia" w:hAnsiTheme="minorHAnsi" w:cstheme="minorBidi"/>
          <w:bCs/>
          <w:noProof/>
          <w:szCs w:val="22"/>
        </w:rPr>
      </w:pPr>
      <w:hyperlink w:anchor="_Toc82687044" w:history="1">
        <w:r w:rsidR="00405DC5" w:rsidRPr="00405DC5">
          <w:rPr>
            <w:rStyle w:val="Hyperlink"/>
            <w:bCs/>
            <w:noProof/>
          </w:rPr>
          <w:t>3.4.7.3</w:t>
        </w:r>
        <w:r w:rsidR="00405DC5" w:rsidRPr="00405DC5">
          <w:rPr>
            <w:rFonts w:asciiTheme="minorHAnsi" w:eastAsiaTheme="minorEastAsia" w:hAnsiTheme="minorHAnsi" w:cstheme="minorBidi"/>
            <w:bCs/>
            <w:noProof/>
            <w:szCs w:val="22"/>
          </w:rPr>
          <w:tab/>
        </w:r>
        <w:r w:rsidR="00405DC5" w:rsidRPr="00405DC5">
          <w:rPr>
            <w:rStyle w:val="Hyperlink"/>
            <w:bCs/>
            <w:noProof/>
          </w:rPr>
          <w:t>Frage 12: Was genau hat Sie beim negativen Malus beeinflusst?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_Toc82687044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4CE5D38D" w14:textId="579CC7FF" w:rsidR="00405DC5" w:rsidRPr="00405DC5" w:rsidRDefault="006F6ED2">
      <w:pPr>
        <w:pStyle w:val="TOC5"/>
        <w:tabs>
          <w:tab w:val="left" w:pos="1624"/>
          <w:tab w:val="right" w:leader="dot" w:pos="9344"/>
        </w:tabs>
        <w:rPr>
          <w:rFonts w:asciiTheme="minorHAnsi" w:eastAsiaTheme="minorEastAsia" w:hAnsiTheme="minorHAnsi" w:cstheme="minorBidi"/>
          <w:bCs/>
          <w:noProof/>
          <w:szCs w:val="22"/>
        </w:rPr>
      </w:pPr>
      <w:hyperlink w:anchor="_Toc82687045" w:history="1">
        <w:r w:rsidR="00405DC5" w:rsidRPr="00405DC5">
          <w:rPr>
            <w:rStyle w:val="Hyperlink"/>
            <w:bCs/>
            <w:noProof/>
          </w:rPr>
          <w:t>3.4.7.4</w:t>
        </w:r>
        <w:r w:rsidR="00405DC5" w:rsidRPr="00405DC5">
          <w:rPr>
            <w:rFonts w:asciiTheme="minorHAnsi" w:eastAsiaTheme="minorEastAsia" w:hAnsiTheme="minorHAnsi" w:cstheme="minorBidi"/>
            <w:bCs/>
            <w:noProof/>
            <w:szCs w:val="22"/>
          </w:rPr>
          <w:tab/>
        </w:r>
        <w:r w:rsidR="00405DC5" w:rsidRPr="00405DC5">
          <w:rPr>
            <w:rStyle w:val="Hyperlink"/>
            <w:bCs/>
            <w:noProof/>
          </w:rPr>
          <w:t>Frage 13: Welche konkreten Verbesserungsvorschläge haben Sie im Bereich Malus oder allgemein?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_Toc82687045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27F1A8BB" w14:textId="642B4563" w:rsidR="00405DC5" w:rsidRDefault="006F6ED2">
      <w:pPr>
        <w:pStyle w:val="TOC2"/>
        <w:tabs>
          <w:tab w:val="left" w:pos="601"/>
          <w:tab w:val="right" w:leader="dot" w:pos="9344"/>
        </w:tabs>
        <w:rPr>
          <w:rFonts w:asciiTheme="minorHAnsi" w:eastAsiaTheme="minorEastAsia" w:hAnsiTheme="minorHAnsi" w:cstheme="minorBidi"/>
          <w:b w:val="0"/>
          <w:noProof/>
          <w:szCs w:val="22"/>
        </w:rPr>
      </w:pPr>
      <w:hyperlink w:anchor="_Toc82687046" w:history="1">
        <w:r w:rsidR="00405DC5" w:rsidRPr="00D63DE6">
          <w:rPr>
            <w:rStyle w:val="Hyperlink"/>
            <w:noProof/>
          </w:rPr>
          <w:t>4</w:t>
        </w:r>
        <w:r w:rsidR="00405DC5">
          <w:rPr>
            <w:rFonts w:asciiTheme="minorHAnsi" w:eastAsiaTheme="minorEastAsia" w:hAnsiTheme="minorHAnsi" w:cstheme="minorBidi"/>
            <w:b w:val="0"/>
            <w:noProof/>
            <w:szCs w:val="22"/>
          </w:rPr>
          <w:tab/>
        </w:r>
        <w:r w:rsidR="00405DC5" w:rsidRPr="00D63DE6">
          <w:rPr>
            <w:rStyle w:val="Hyperlink"/>
            <w:noProof/>
          </w:rPr>
          <w:t>Zusammenfassung, Bewertung und Ausblick</w:t>
        </w:r>
        <w:r w:rsidR="00405DC5">
          <w:rPr>
            <w:noProof/>
            <w:webHidden/>
          </w:rPr>
          <w:tab/>
        </w:r>
        <w:r w:rsidR="00405DC5">
          <w:rPr>
            <w:noProof/>
            <w:webHidden/>
          </w:rPr>
          <w:fldChar w:fldCharType="begin"/>
        </w:r>
        <w:r w:rsidR="00405DC5">
          <w:rPr>
            <w:noProof/>
            <w:webHidden/>
          </w:rPr>
          <w:instrText xml:space="preserve"> PAGEREF _Toc82687046 \h </w:instrText>
        </w:r>
        <w:r w:rsidR="00405DC5">
          <w:rPr>
            <w:noProof/>
            <w:webHidden/>
          </w:rPr>
        </w:r>
        <w:r w:rsidR="00405DC5">
          <w:rPr>
            <w:noProof/>
            <w:webHidden/>
          </w:rPr>
          <w:fldChar w:fldCharType="separate"/>
        </w:r>
        <w:r w:rsidR="00405DC5">
          <w:rPr>
            <w:noProof/>
            <w:webHidden/>
          </w:rPr>
          <w:t>55</w:t>
        </w:r>
        <w:r w:rsidR="00405DC5">
          <w:rPr>
            <w:noProof/>
            <w:webHidden/>
          </w:rPr>
          <w:fldChar w:fldCharType="end"/>
        </w:r>
      </w:hyperlink>
    </w:p>
    <w:p w14:paraId="7CE2E5F9" w14:textId="66D63469" w:rsidR="00405DC5" w:rsidRDefault="006F6ED2">
      <w:pPr>
        <w:pStyle w:val="TOC2"/>
        <w:tabs>
          <w:tab w:val="left" w:pos="601"/>
          <w:tab w:val="right" w:leader="dot" w:pos="9344"/>
        </w:tabs>
        <w:rPr>
          <w:rFonts w:asciiTheme="minorHAnsi" w:eastAsiaTheme="minorEastAsia" w:hAnsiTheme="minorHAnsi" w:cstheme="minorBidi"/>
          <w:b w:val="0"/>
          <w:noProof/>
          <w:szCs w:val="22"/>
        </w:rPr>
      </w:pPr>
      <w:hyperlink w:anchor="_Toc82687047" w:history="1">
        <w:r w:rsidR="00405DC5" w:rsidRPr="00D63DE6">
          <w:rPr>
            <w:rStyle w:val="Hyperlink"/>
            <w:noProof/>
          </w:rPr>
          <w:t>5</w:t>
        </w:r>
        <w:r w:rsidR="00405DC5">
          <w:rPr>
            <w:rFonts w:asciiTheme="minorHAnsi" w:eastAsiaTheme="minorEastAsia" w:hAnsiTheme="minorHAnsi" w:cstheme="minorBidi"/>
            <w:b w:val="0"/>
            <w:noProof/>
            <w:szCs w:val="22"/>
          </w:rPr>
          <w:tab/>
        </w:r>
        <w:r w:rsidR="00405DC5" w:rsidRPr="00D63DE6">
          <w:rPr>
            <w:rStyle w:val="Hyperlink"/>
            <w:noProof/>
          </w:rPr>
          <w:t>Literaturverzeichnis</w:t>
        </w:r>
        <w:r w:rsidR="00405DC5">
          <w:rPr>
            <w:noProof/>
            <w:webHidden/>
          </w:rPr>
          <w:tab/>
        </w:r>
        <w:r w:rsidR="00405DC5">
          <w:rPr>
            <w:noProof/>
            <w:webHidden/>
          </w:rPr>
          <w:fldChar w:fldCharType="begin"/>
        </w:r>
        <w:r w:rsidR="00405DC5">
          <w:rPr>
            <w:noProof/>
            <w:webHidden/>
          </w:rPr>
          <w:instrText xml:space="preserve"> PAGEREF _Toc82687047 \h </w:instrText>
        </w:r>
        <w:r w:rsidR="00405DC5">
          <w:rPr>
            <w:noProof/>
            <w:webHidden/>
          </w:rPr>
        </w:r>
        <w:r w:rsidR="00405DC5">
          <w:rPr>
            <w:noProof/>
            <w:webHidden/>
          </w:rPr>
          <w:fldChar w:fldCharType="separate"/>
        </w:r>
        <w:r w:rsidR="00405DC5">
          <w:rPr>
            <w:noProof/>
            <w:webHidden/>
          </w:rPr>
          <w:t>56</w:t>
        </w:r>
        <w:r w:rsidR="00405DC5">
          <w:rPr>
            <w:noProof/>
            <w:webHidden/>
          </w:rPr>
          <w:fldChar w:fldCharType="end"/>
        </w:r>
      </w:hyperlink>
    </w:p>
    <w:p w14:paraId="279D6BB5" w14:textId="512C393A" w:rsidR="00405DC5" w:rsidRDefault="006F6ED2">
      <w:pPr>
        <w:pStyle w:val="TOC2"/>
        <w:tabs>
          <w:tab w:val="left" w:pos="601"/>
          <w:tab w:val="right" w:leader="dot" w:pos="9344"/>
        </w:tabs>
        <w:rPr>
          <w:rFonts w:asciiTheme="minorHAnsi" w:eastAsiaTheme="minorEastAsia" w:hAnsiTheme="minorHAnsi" w:cstheme="minorBidi"/>
          <w:b w:val="0"/>
          <w:noProof/>
          <w:szCs w:val="22"/>
        </w:rPr>
      </w:pPr>
      <w:hyperlink w:anchor="_Toc82687048" w:history="1">
        <w:r w:rsidR="00405DC5" w:rsidRPr="00D63DE6">
          <w:rPr>
            <w:rStyle w:val="Hyperlink"/>
            <w:noProof/>
          </w:rPr>
          <w:t>6</w:t>
        </w:r>
        <w:r w:rsidR="00405DC5">
          <w:rPr>
            <w:rFonts w:asciiTheme="minorHAnsi" w:eastAsiaTheme="minorEastAsia" w:hAnsiTheme="minorHAnsi" w:cstheme="minorBidi"/>
            <w:b w:val="0"/>
            <w:noProof/>
            <w:szCs w:val="22"/>
          </w:rPr>
          <w:tab/>
        </w:r>
        <w:r w:rsidR="00405DC5" w:rsidRPr="00D63DE6">
          <w:rPr>
            <w:rStyle w:val="Hyperlink"/>
            <w:noProof/>
          </w:rPr>
          <w:t>Eidesstattliche Erklärung</w:t>
        </w:r>
        <w:r w:rsidR="00405DC5">
          <w:rPr>
            <w:noProof/>
            <w:webHidden/>
          </w:rPr>
          <w:tab/>
        </w:r>
        <w:r w:rsidR="00405DC5">
          <w:rPr>
            <w:noProof/>
            <w:webHidden/>
          </w:rPr>
          <w:fldChar w:fldCharType="begin"/>
        </w:r>
        <w:r w:rsidR="00405DC5">
          <w:rPr>
            <w:noProof/>
            <w:webHidden/>
          </w:rPr>
          <w:instrText xml:space="preserve"> PAGEREF _Toc82687048 \h </w:instrText>
        </w:r>
        <w:r w:rsidR="00405DC5">
          <w:rPr>
            <w:noProof/>
            <w:webHidden/>
          </w:rPr>
        </w:r>
        <w:r w:rsidR="00405DC5">
          <w:rPr>
            <w:noProof/>
            <w:webHidden/>
          </w:rPr>
          <w:fldChar w:fldCharType="separate"/>
        </w:r>
        <w:r w:rsidR="00405DC5">
          <w:rPr>
            <w:noProof/>
            <w:webHidden/>
          </w:rPr>
          <w:t>62</w:t>
        </w:r>
        <w:r w:rsidR="00405DC5">
          <w:rPr>
            <w:noProof/>
            <w:webHidden/>
          </w:rPr>
          <w:fldChar w:fldCharType="end"/>
        </w:r>
      </w:hyperlink>
    </w:p>
    <w:p w14:paraId="5D39C81B" w14:textId="2255E6E8" w:rsidR="00405DC5" w:rsidRDefault="006F6ED2">
      <w:pPr>
        <w:pStyle w:val="TOC2"/>
        <w:tabs>
          <w:tab w:val="left" w:pos="601"/>
          <w:tab w:val="right" w:leader="dot" w:pos="9344"/>
        </w:tabs>
        <w:rPr>
          <w:rFonts w:asciiTheme="minorHAnsi" w:eastAsiaTheme="minorEastAsia" w:hAnsiTheme="minorHAnsi" w:cstheme="minorBidi"/>
          <w:b w:val="0"/>
          <w:noProof/>
          <w:szCs w:val="22"/>
        </w:rPr>
      </w:pPr>
      <w:hyperlink w:anchor="_Toc82687049" w:history="1">
        <w:r w:rsidR="00405DC5" w:rsidRPr="00D63DE6">
          <w:rPr>
            <w:rStyle w:val="Hyperlink"/>
            <w:noProof/>
          </w:rPr>
          <w:t>7</w:t>
        </w:r>
        <w:r w:rsidR="00405DC5">
          <w:rPr>
            <w:rFonts w:asciiTheme="minorHAnsi" w:eastAsiaTheme="minorEastAsia" w:hAnsiTheme="minorHAnsi" w:cstheme="minorBidi"/>
            <w:b w:val="0"/>
            <w:noProof/>
            <w:szCs w:val="22"/>
          </w:rPr>
          <w:tab/>
        </w:r>
        <w:r w:rsidR="00405DC5" w:rsidRPr="00D63DE6">
          <w:rPr>
            <w:rStyle w:val="Hyperlink"/>
            <w:noProof/>
          </w:rPr>
          <w:t>Anhang</w:t>
        </w:r>
        <w:r w:rsidR="00405DC5">
          <w:rPr>
            <w:noProof/>
            <w:webHidden/>
          </w:rPr>
          <w:tab/>
        </w:r>
        <w:r w:rsidR="00405DC5">
          <w:rPr>
            <w:noProof/>
            <w:webHidden/>
          </w:rPr>
          <w:fldChar w:fldCharType="begin"/>
        </w:r>
        <w:r w:rsidR="00405DC5">
          <w:rPr>
            <w:noProof/>
            <w:webHidden/>
          </w:rPr>
          <w:instrText xml:space="preserve"> PAGEREF _Toc82687049 \h </w:instrText>
        </w:r>
        <w:r w:rsidR="00405DC5">
          <w:rPr>
            <w:noProof/>
            <w:webHidden/>
          </w:rPr>
        </w:r>
        <w:r w:rsidR="00405DC5">
          <w:rPr>
            <w:noProof/>
            <w:webHidden/>
          </w:rPr>
          <w:fldChar w:fldCharType="separate"/>
        </w:r>
        <w:r w:rsidR="00405DC5">
          <w:rPr>
            <w:noProof/>
            <w:webHidden/>
          </w:rPr>
          <w:t>63</w:t>
        </w:r>
        <w:r w:rsidR="00405DC5">
          <w:rPr>
            <w:noProof/>
            <w:webHidden/>
          </w:rPr>
          <w:fldChar w:fldCharType="end"/>
        </w:r>
      </w:hyperlink>
    </w:p>
    <w:p w14:paraId="5CAF091A" w14:textId="0CBEAD59" w:rsidR="001278F2" w:rsidRDefault="00405DC5" w:rsidP="008E000E">
      <w:pPr>
        <w:pStyle w:val="TOC2"/>
        <w:tabs>
          <w:tab w:val="left" w:pos="601"/>
          <w:tab w:val="right" w:leader="dot" w:pos="9344"/>
        </w:tabs>
        <w:ind w:left="0"/>
        <w:rPr>
          <w:szCs w:val="20"/>
        </w:rPr>
      </w:pPr>
      <w:r>
        <w:rPr>
          <w:szCs w:val="20"/>
        </w:rPr>
        <w:fldChar w:fldCharType="end"/>
      </w:r>
    </w:p>
    <w:p w14:paraId="79517A63" w14:textId="77777777" w:rsidR="001278F2" w:rsidRDefault="001278F2">
      <w:pPr>
        <w:spacing w:line="240" w:lineRule="auto"/>
        <w:jc w:val="left"/>
        <w:rPr>
          <w:b/>
          <w:szCs w:val="20"/>
        </w:rPr>
      </w:pPr>
      <w:r>
        <w:rPr>
          <w:szCs w:val="20"/>
        </w:rPr>
        <w:br w:type="page"/>
      </w:r>
    </w:p>
    <w:p w14:paraId="595BF30B" w14:textId="691DD275" w:rsidR="00456F48" w:rsidRDefault="00BB3D4C" w:rsidP="001278F2">
      <w:pPr>
        <w:pStyle w:val="TOC2"/>
        <w:tabs>
          <w:tab w:val="left" w:pos="601"/>
          <w:tab w:val="right" w:leader="dot" w:pos="9344"/>
        </w:tabs>
        <w:rPr>
          <w:noProof/>
        </w:rPr>
      </w:pPr>
      <w:r w:rsidRPr="00111ED1">
        <w:rPr>
          <w:szCs w:val="20"/>
        </w:rPr>
        <w:lastRenderedPageBreak/>
        <w:fldChar w:fldCharType="begin"/>
      </w:r>
      <w:r w:rsidR="00B16E27" w:rsidRPr="00111ED1">
        <w:rPr>
          <w:szCs w:val="20"/>
        </w:rPr>
        <w:instrText xml:space="preserve"> TOC \o "2-5" \h \z </w:instrText>
      </w:r>
      <w:r w:rsidR="006F6ED2">
        <w:rPr>
          <w:szCs w:val="20"/>
        </w:rPr>
        <w:fldChar w:fldCharType="separate"/>
      </w:r>
      <w:r w:rsidRPr="00111ED1">
        <w:rPr>
          <w:szCs w:val="20"/>
        </w:rPr>
        <w:fldChar w:fldCharType="end"/>
      </w:r>
      <w:bookmarkStart w:id="8" w:name="_Toc82686216"/>
      <w:r w:rsidR="00547D29">
        <w:t>Abbildungsverzeichnis</w:t>
      </w:r>
      <w:bookmarkEnd w:id="8"/>
      <w:r w:rsidR="00547D29">
        <w:fldChar w:fldCharType="begin"/>
      </w:r>
      <w:r w:rsidR="00547D29">
        <w:instrText xml:space="preserve"> TOC \h \z \c "Abb." </w:instrText>
      </w:r>
      <w:r w:rsidR="00547D29">
        <w:fldChar w:fldCharType="separate"/>
      </w:r>
    </w:p>
    <w:p w14:paraId="3787C543" w14:textId="60E51F6F" w:rsidR="00456F48" w:rsidRDefault="006F6ED2">
      <w:pPr>
        <w:pStyle w:val="TableofFigure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6F6ED2">
      <w:pPr>
        <w:pStyle w:val="TableofFigure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6F6ED2">
      <w:pPr>
        <w:pStyle w:val="TableofFigure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6F6ED2">
      <w:pPr>
        <w:pStyle w:val="TableofFigure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6F6ED2">
      <w:pPr>
        <w:pStyle w:val="TableofFigure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6F6ED2">
      <w:pPr>
        <w:pStyle w:val="TableofFigure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6F6ED2">
      <w:pPr>
        <w:pStyle w:val="TableofFigure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6F6ED2">
      <w:pPr>
        <w:pStyle w:val="TableofFigure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6F6ED2">
      <w:pPr>
        <w:pStyle w:val="TableofFigure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6F6ED2">
      <w:pPr>
        <w:pStyle w:val="TableofFigure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6F6ED2">
      <w:pPr>
        <w:pStyle w:val="TableofFigure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6F6ED2">
      <w:pPr>
        <w:pStyle w:val="TableofFigure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6F6ED2">
      <w:pPr>
        <w:pStyle w:val="TableofFigure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6F6ED2">
      <w:pPr>
        <w:pStyle w:val="TableofFigure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6F6ED2">
      <w:pPr>
        <w:pStyle w:val="TableofFigure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6F6ED2">
      <w:pPr>
        <w:pStyle w:val="TableofFigure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6F6ED2">
      <w:pPr>
        <w:pStyle w:val="TableofFigure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6F6ED2">
      <w:pPr>
        <w:pStyle w:val="TableofFigure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6F6ED2">
      <w:pPr>
        <w:pStyle w:val="TableofFigure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6F6ED2">
      <w:pPr>
        <w:pStyle w:val="TableofFigure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6F6ED2">
      <w:pPr>
        <w:pStyle w:val="TableofFigure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6F6ED2">
      <w:pPr>
        <w:pStyle w:val="TableofFigure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6F6ED2">
      <w:pPr>
        <w:pStyle w:val="TableofFigure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6F6ED2">
      <w:pPr>
        <w:pStyle w:val="TableofFigure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6F6ED2">
      <w:pPr>
        <w:pStyle w:val="TableofFigure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6F6ED2">
      <w:pPr>
        <w:pStyle w:val="TableofFigure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6F6ED2">
      <w:pPr>
        <w:pStyle w:val="TableofFigure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6F6ED2">
      <w:pPr>
        <w:pStyle w:val="TableofFigure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6F6ED2">
      <w:pPr>
        <w:pStyle w:val="TableofFigure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6F6ED2">
      <w:pPr>
        <w:pStyle w:val="TableofFigure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6F6ED2">
      <w:pPr>
        <w:pStyle w:val="TableofFigure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6F6ED2">
      <w:pPr>
        <w:pStyle w:val="TableofFigure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6F6ED2">
      <w:pPr>
        <w:pStyle w:val="TableofFigure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6F6ED2">
      <w:pPr>
        <w:pStyle w:val="TableofFigure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6F6ED2">
      <w:pPr>
        <w:pStyle w:val="TableofFigure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6F6ED2">
      <w:pPr>
        <w:pStyle w:val="TableofFigure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6F6ED2">
      <w:pPr>
        <w:pStyle w:val="TableofFigure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6F6ED2">
      <w:pPr>
        <w:pStyle w:val="TableofFigure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6F6ED2">
      <w:pPr>
        <w:pStyle w:val="TableofFigure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6F6ED2">
      <w:pPr>
        <w:pStyle w:val="TableofFigure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6F6ED2">
      <w:pPr>
        <w:pStyle w:val="TableofFigure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6F6ED2">
      <w:pPr>
        <w:pStyle w:val="TableofFigure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6F6ED2">
      <w:pPr>
        <w:pStyle w:val="TableofFigure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6F6ED2">
      <w:pPr>
        <w:pStyle w:val="TableofFigure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6F6ED2">
      <w:pPr>
        <w:pStyle w:val="TableofFigure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6F6ED2">
      <w:pPr>
        <w:pStyle w:val="TableofFigure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6F6ED2">
      <w:pPr>
        <w:pStyle w:val="TableofFigure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6F6ED2">
      <w:pPr>
        <w:pStyle w:val="TableofFigure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6F6ED2">
      <w:pPr>
        <w:pStyle w:val="TableofFigure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6F6ED2">
      <w:pPr>
        <w:pStyle w:val="TableofFigure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6F6ED2">
      <w:pPr>
        <w:pStyle w:val="TableofFigure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6F6ED2">
      <w:pPr>
        <w:pStyle w:val="TableofFigure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6F6ED2">
      <w:pPr>
        <w:pStyle w:val="TableofFigure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6F6ED2">
      <w:pPr>
        <w:pStyle w:val="TableofFigure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7F0FC79C" w:rsidR="00547D29" w:rsidRDefault="00547D29" w:rsidP="00547D29">
      <w:pPr>
        <w:pStyle w:val="Einleitung"/>
      </w:pPr>
      <w:r>
        <w:lastRenderedPageBreak/>
        <w:fldChar w:fldCharType="end"/>
      </w:r>
      <w:bookmarkStart w:id="9" w:name="_Toc82686217"/>
      <w:bookmarkStart w:id="10" w:name="_Toc82686962"/>
      <w:proofErr w:type="spellStart"/>
      <w:r w:rsidRPr="00547D29">
        <w:t>Abkürzungsverzeichnis</w:t>
      </w:r>
      <w:bookmarkEnd w:id="9"/>
      <w:bookmarkEnd w:id="10"/>
      <w:proofErr w:type="spellEnd"/>
      <w:r w:rsidR="006A57BB">
        <w:t xml:space="preserve"> </w:t>
      </w:r>
    </w:p>
    <w:tbl>
      <w:tblPr>
        <w:tblStyle w:val="TableGrid"/>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w:t>
            </w:r>
            <w:proofErr w:type="spellStart"/>
            <w:r>
              <w:t>Mounted</w:t>
            </w:r>
            <w:proofErr w:type="spellEnd"/>
            <w:r>
              <w:t>-Display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Heading2"/>
      </w:pPr>
      <w:bookmarkStart w:id="11" w:name="_Toc82686218"/>
      <w:bookmarkStart w:id="12" w:name="_Toc82686963"/>
      <w:r>
        <w:lastRenderedPageBreak/>
        <w:t>Einleitung</w:t>
      </w:r>
      <w:bookmarkEnd w:id="11"/>
      <w:bookmarkEnd w:id="12"/>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 xml:space="preserve">„VR is a way to escape the real world into something more fantastic. It has the potential to be the most social technology of all </w:t>
      </w:r>
      <w:proofErr w:type="gramStart"/>
      <w:r w:rsidRPr="006A353B">
        <w:rPr>
          <w:lang w:val="en-US"/>
        </w:rPr>
        <w:t>time“</w:t>
      </w:r>
      <w:proofErr w:type="gramEnd"/>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 xml:space="preserve">Palmer </w:t>
      </w:r>
      <w:proofErr w:type="spellStart"/>
      <w:r w:rsidRPr="006A6DBD">
        <w:t>Luckey</w:t>
      </w:r>
      <w:proofErr w:type="spellEnd"/>
    </w:p>
    <w:p w14:paraId="48A41720" w14:textId="7CDFC8D1" w:rsidR="009F63CB" w:rsidRDefault="009F63CB" w:rsidP="006A6DBD">
      <w:pPr>
        <w:jc w:val="center"/>
      </w:pPr>
    </w:p>
    <w:p w14:paraId="483E49F5" w14:textId="428AE80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3BEAD887">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421A98F0" w:rsidR="00390125" w:rsidRDefault="00A777C3" w:rsidP="00461950">
      <w:pPr>
        <w:pStyle w:val="Caption"/>
      </w:pPr>
      <w:bookmarkStart w:id="13" w:name="_Ref78281676"/>
      <w:bookmarkStart w:id="14" w:name="_Toc80081933"/>
      <w:r>
        <w:t xml:space="preserve">Abb. </w:t>
      </w:r>
      <w:fldSimple w:instr=" SEQ Abb. \* ARABIC ">
        <w:r w:rsidR="00B34494">
          <w:rPr>
            <w:noProof/>
          </w:rPr>
          <w:t>1</w:t>
        </w:r>
      </w:fldSimple>
      <w:bookmarkEnd w:id="13"/>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14"/>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0B0824CC" w:rsidR="00C34320" w:rsidRDefault="009118E7" w:rsidP="00461950">
      <w:pPr>
        <w:pStyle w:val="Caption"/>
      </w:pPr>
      <w:bookmarkStart w:id="15" w:name="_Ref78396602"/>
      <w:bookmarkStart w:id="16" w:name="_Toc80081934"/>
      <w:r>
        <w:t xml:space="preserve">Abb. </w:t>
      </w:r>
      <w:fldSimple w:instr=" SEQ Abb. \* ARABIC ">
        <w:r w:rsidR="00B34494">
          <w:rPr>
            <w:noProof/>
          </w:rPr>
          <w:t>2</w:t>
        </w:r>
      </w:fldSimple>
      <w:bookmarkEnd w:id="15"/>
      <w:r>
        <w:t>: Verbreitung der VR-Hardware</w:t>
      </w:r>
      <w:bookmarkEnd w:id="16"/>
    </w:p>
    <w:p w14:paraId="1F082735" w14:textId="4ECC1399" w:rsidR="00DC0DC3" w:rsidRPr="00DC0DC3" w:rsidRDefault="00A15877" w:rsidP="00DC0DC3">
      <w:pPr>
        <w:pStyle w:val="BodyText"/>
      </w:pPr>
      <w:r>
        <w:t>Eine</w:t>
      </w:r>
      <w:r w:rsidR="00DD0C84">
        <w:t>r</w:t>
      </w:r>
      <w:r w:rsidR="00C34320">
        <w:t xml:space="preserve"> aktuelle</w:t>
      </w:r>
      <w:r>
        <w:t xml:space="preserve"> </w:t>
      </w:r>
      <w:proofErr w:type="spellStart"/>
      <w:r w:rsidR="00C34320">
        <w:t>Bitkom</w:t>
      </w:r>
      <w:proofErr w:type="spellEnd"/>
      <w:r w:rsidR="00C34320">
        <w:t xml:space="preserve">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6B61759A" w14:textId="70713ACC" w:rsidR="00BC5D6D" w:rsidRPr="00C83AD1" w:rsidRDefault="00FD10AE" w:rsidP="00FD10AE">
      <w:pPr>
        <w:pStyle w:val="Heading3"/>
      </w:pPr>
      <w:bookmarkStart w:id="17" w:name="_Toc82686219"/>
      <w:bookmarkStart w:id="18" w:name="_Toc82686964"/>
      <w:r>
        <w:t>Problemstellung</w:t>
      </w:r>
      <w:bookmarkEnd w:id="17"/>
      <w:bookmarkEnd w:id="18"/>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commentRangeStart w:id="19"/>
      <w:r w:rsidR="00BC5D6D" w:rsidRPr="00BC5D6D">
        <w:t>.</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commentRangeEnd w:id="19"/>
      <w:r w:rsidR="00983543">
        <w:rPr>
          <w:rStyle w:val="CommentReference"/>
        </w:rPr>
        <w:commentReference w:id="19"/>
      </w:r>
    </w:p>
    <w:p w14:paraId="4C82EE9E" w14:textId="120451F9" w:rsidR="00FD10AE" w:rsidRDefault="00FD10AE" w:rsidP="00FD10AE">
      <w:pPr>
        <w:pStyle w:val="Heading3"/>
      </w:pPr>
      <w:bookmarkStart w:id="20" w:name="_Toc82686220"/>
      <w:bookmarkStart w:id="21" w:name="_Toc82686965"/>
      <w:commentRangeStart w:id="22"/>
      <w:r>
        <w:t>Zielsetzung</w:t>
      </w:r>
      <w:bookmarkEnd w:id="20"/>
      <w:bookmarkEnd w:id="21"/>
      <w:commentRangeEnd w:id="22"/>
      <w:r w:rsidR="00983543">
        <w:rPr>
          <w:rStyle w:val="CommentReference"/>
          <w:rFonts w:cs="Times New Roman"/>
          <w:b w:val="0"/>
          <w:bCs w:val="0"/>
        </w:rPr>
        <w:commentReference w:id="22"/>
      </w:r>
    </w:p>
    <w:p w14:paraId="30892E9C" w14:textId="40C55ABA"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w:t>
      </w:r>
      <w:del w:id="23" w:author="Philip Schaefer" w:date="2021-12-08T03:38:00Z">
        <w:r w:rsidR="007D1A46" w:rsidDel="00983543">
          <w:rPr>
            <w:sz w:val="23"/>
            <w:szCs w:val="23"/>
          </w:rPr>
          <w:delText xml:space="preserve">wie </w:delText>
        </w:r>
      </w:del>
      <w:r w:rsidR="007D1A46">
        <w:rPr>
          <w:sz w:val="23"/>
          <w:szCs w:val="23"/>
        </w:rPr>
        <w:t>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Heading3"/>
      </w:pPr>
      <w:bookmarkStart w:id="24" w:name="_Toc82686221"/>
      <w:bookmarkStart w:id="25" w:name="_Toc82686966"/>
      <w:commentRangeStart w:id="26"/>
      <w:r>
        <w:t>Vorgehensweise</w:t>
      </w:r>
      <w:bookmarkEnd w:id="24"/>
      <w:bookmarkEnd w:id="25"/>
      <w:commentRangeEnd w:id="26"/>
      <w:r w:rsidR="00CA412F">
        <w:rPr>
          <w:rStyle w:val="CommentReference"/>
          <w:rFonts w:cs="Times New Roman"/>
          <w:b w:val="0"/>
          <w:bCs w:val="0"/>
        </w:rPr>
        <w:commentReference w:id="26"/>
      </w:r>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w:t>
      </w:r>
      <w:proofErr w:type="spellStart"/>
      <w:r w:rsidR="00036505">
        <w:t>Unity</w:t>
      </w:r>
      <w:proofErr w:type="spellEnd"/>
      <w:r w:rsidR="00036505">
        <w:t xml:space="preserve"> 3D und den VR-Brillen </w:t>
      </w:r>
      <w:proofErr w:type="spellStart"/>
      <w:r w:rsidR="00036505">
        <w:t>Oculus</w:t>
      </w:r>
      <w:proofErr w:type="spellEnd"/>
      <w:r w:rsidR="00036505">
        <w:t xml:space="preserve">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Heading2"/>
      </w:pPr>
      <w:bookmarkStart w:id="27" w:name="_Toc82686222"/>
      <w:bookmarkStart w:id="28" w:name="_Toc82686967"/>
      <w:commentRangeStart w:id="29"/>
      <w:r>
        <w:lastRenderedPageBreak/>
        <w:t>Stand der Technik</w:t>
      </w:r>
      <w:commentRangeEnd w:id="29"/>
      <w:r>
        <w:rPr>
          <w:rStyle w:val="CommentReference"/>
          <w:rFonts w:cs="Times New Roman"/>
          <w:b w:val="0"/>
          <w:bCs w:val="0"/>
          <w:iCs w:val="0"/>
        </w:rPr>
        <w:commentReference w:id="29"/>
      </w:r>
      <w:bookmarkEnd w:id="27"/>
      <w:bookmarkEnd w:id="28"/>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w:t>
      </w:r>
      <w:proofErr w:type="spellStart"/>
      <w:r w:rsidR="00B542D5">
        <w:t>Unity</w:t>
      </w:r>
      <w:proofErr w:type="spellEnd"/>
      <w:r w:rsidR="00B542D5">
        <w:t xml:space="preserve"> 3D, </w:t>
      </w:r>
      <w:proofErr w:type="spellStart"/>
      <w:r w:rsidR="00B542D5">
        <w:t>Oculus</w:t>
      </w:r>
      <w:proofErr w:type="spellEnd"/>
      <w:r w:rsidR="00B542D5">
        <w:t xml:space="preserve"> Quest und HTC Vive und deren Funktionen definiert.</w:t>
      </w:r>
    </w:p>
    <w:p w14:paraId="26C080E6" w14:textId="5ED7CA3C" w:rsidR="00797BFC" w:rsidRDefault="00AF77BC" w:rsidP="003519FE">
      <w:pPr>
        <w:pStyle w:val="Heading3"/>
      </w:pPr>
      <w:bookmarkStart w:id="30" w:name="_Einfügen_von_Grafiken"/>
      <w:bookmarkStart w:id="31" w:name="_Toc82686223"/>
      <w:bookmarkStart w:id="32" w:name="_Toc82686968"/>
      <w:bookmarkEnd w:id="30"/>
      <w:r>
        <w:t>Virtual Reality</w:t>
      </w:r>
      <w:bookmarkEnd w:id="31"/>
      <w:bookmarkEnd w:id="32"/>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commentRangeStart w:id="33"/>
      <w:r w:rsidR="0026697E">
        <w:t>Brillen</w:t>
      </w:r>
      <w:commentRangeEnd w:id="33"/>
      <w:r w:rsidR="00CA412F">
        <w:rPr>
          <w:rStyle w:val="CommentReference"/>
        </w:rPr>
        <w:commentReference w:id="33"/>
      </w:r>
      <w:r w:rsidR="0026697E">
        <w:t>,</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39BF13B5" w:rsidR="00F60223" w:rsidRDefault="00F60223" w:rsidP="00F60223">
      <w:pPr>
        <w:pStyle w:val="Heading4"/>
      </w:pPr>
      <w:bookmarkStart w:id="34" w:name="_Toc82686224"/>
      <w:bookmarkStart w:id="35" w:name="_Toc82686969"/>
      <w:r>
        <w:t>Technische Charakterisierung</w:t>
      </w:r>
      <w:bookmarkEnd w:id="34"/>
      <w:bookmarkEnd w:id="35"/>
    </w:p>
    <w:p w14:paraId="19C6AB83" w14:textId="08672122"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w:t>
      </w:r>
      <w:proofErr w:type="spellStart"/>
      <w:r>
        <w:t>Mounted</w:t>
      </w:r>
      <w:proofErr w:type="spellEnd"/>
      <w:r>
        <w:t>-Display bekannt ist.</w:t>
      </w:r>
      <w:r w:rsidR="00641531">
        <w:t xml:space="preserve"> Durch diese zwei, vor den Augen angebrachten</w:t>
      </w:r>
      <w:del w:id="36" w:author="Philip Schaefer" w:date="2021-12-08T03:51:00Z">
        <w:r w:rsidR="00641531" w:rsidDel="00CA412F">
          <w:delText>,</w:delText>
        </w:r>
      </w:del>
      <w:r w:rsidR="00641531">
        <w:t xml:space="preserve"> Display</w:t>
      </w:r>
      <w:ins w:id="37" w:author="Philip Schaefer" w:date="2021-12-08T03:51:00Z">
        <w:r w:rsidR="00CA412F">
          <w:t>s,</w:t>
        </w:r>
      </w:ins>
      <w:r w:rsidR="00641531">
        <w:t xml:space="preserve"> werden 3D Anwendungen</w:t>
      </w:r>
      <w:ins w:id="38" w:author="Philip Schaefer" w:date="2021-12-08T03:51:00Z">
        <w:r w:rsidR="00CA412F">
          <w:t>,</w:t>
        </w:r>
      </w:ins>
      <w:r w:rsidR="00641531">
        <w:t xml:space="preserve"> wie z.B. eine virtuelle Welt</w:t>
      </w:r>
      <w:ins w:id="39" w:author="Philip Schaefer" w:date="2021-12-08T03:51:00Z">
        <w:r w:rsidR="00CA412F">
          <w:t>,</w:t>
        </w:r>
      </w:ins>
      <w:r w:rsidR="00641531">
        <w:t xml:space="preserve">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00259685" w:rsidR="005E716F" w:rsidRPr="005E716F" w:rsidRDefault="0088038B" w:rsidP="00804E0C">
      <w:pPr>
        <w:pStyle w:val="Caption"/>
      </w:pPr>
      <w:bookmarkStart w:id="40" w:name="_Ref77524697"/>
      <w:bookmarkStart w:id="41" w:name="_Ref71295134"/>
      <w:bookmarkStart w:id="42" w:name="_Toc80081935"/>
      <w:r>
        <w:t xml:space="preserve">Abb. </w:t>
      </w:r>
      <w:fldSimple w:instr=" SEQ Abb. \* ARABIC ">
        <w:r w:rsidR="00B34494">
          <w:rPr>
            <w:noProof/>
          </w:rPr>
          <w:t>3</w:t>
        </w:r>
      </w:fldSimple>
      <w:bookmarkEnd w:id="40"/>
      <w:r>
        <w:t>: Unterschiede von 3D-Computergraphik und Virtual Reality</w:t>
      </w:r>
      <w:bookmarkEnd w:id="41"/>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42"/>
    </w:p>
    <w:p w14:paraId="53DF2909" w14:textId="3EAF8C10" w:rsidR="005E716F" w:rsidRDefault="005E716F" w:rsidP="005E716F">
      <w:pPr>
        <w:pStyle w:val="Heading4"/>
      </w:pPr>
      <w:bookmarkStart w:id="43" w:name="_Toc82686225"/>
      <w:bookmarkStart w:id="44" w:name="_Toc82686970"/>
      <w:r>
        <w:lastRenderedPageBreak/>
        <w:t>Immersion</w:t>
      </w:r>
      <w:bookmarkEnd w:id="43"/>
      <w:bookmarkEnd w:id="44"/>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709B3D25" w:rsidR="00670B67" w:rsidRDefault="00670B67" w:rsidP="0096782F">
      <w:pPr>
        <w:pStyle w:val="Heading4"/>
      </w:pPr>
      <w:bookmarkStart w:id="45" w:name="_Toc82686226"/>
      <w:bookmarkStart w:id="46" w:name="_Toc82686971"/>
      <w:r>
        <w:t>Mensch-Computer</w:t>
      </w:r>
      <w:r w:rsidR="00D7033A">
        <w:t>-</w:t>
      </w:r>
      <w:r>
        <w:t>Interaktion</w:t>
      </w:r>
      <w:bookmarkEnd w:id="45"/>
      <w:bookmarkEnd w:id="46"/>
    </w:p>
    <w:p w14:paraId="494BE72E" w14:textId="5EBAFA8F" w:rsidR="007C458E" w:rsidRDefault="0060703E" w:rsidP="005D2D03">
      <w:pPr>
        <w:pStyle w:val="BodyText"/>
      </w:pPr>
      <w:commentRangeStart w:id="47"/>
      <w:r>
        <w:t>Unterschiede sind ebenso im Bereich der Mensch-Computer-Interaktionen zu finden</w:t>
      </w:r>
      <w:commentRangeEnd w:id="47"/>
      <w:r w:rsidR="00FF76B9">
        <w:rPr>
          <w:rStyle w:val="CommentReference"/>
        </w:rPr>
        <w:commentReference w:id="47"/>
      </w:r>
      <w:r>
        <w:t>.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89CD9DB" w:rsidR="004D2FD4" w:rsidRDefault="00FF7684" w:rsidP="00FF7684">
      <w:pPr>
        <w:pStyle w:val="Heading4"/>
      </w:pPr>
      <w:bookmarkStart w:id="48" w:name="_Toc82686227"/>
      <w:bookmarkStart w:id="49" w:name="_Toc82686972"/>
      <w:commentRangeStart w:id="50"/>
      <w:r>
        <w:t>Präsenz</w:t>
      </w:r>
      <w:bookmarkEnd w:id="48"/>
      <w:bookmarkEnd w:id="49"/>
      <w:commentRangeEnd w:id="50"/>
      <w:r w:rsidR="00FF76B9">
        <w:rPr>
          <w:rStyle w:val="CommentReference"/>
          <w:b w:val="0"/>
          <w:bCs w:val="0"/>
        </w:rPr>
        <w:commentReference w:id="50"/>
      </w:r>
    </w:p>
    <w:p w14:paraId="2FCBB3EF" w14:textId="0D6F2E5A" w:rsidR="005E315F" w:rsidRPr="005E315F" w:rsidRDefault="004D2FD4" w:rsidP="005E315F">
      <w:pPr>
        <w:pStyle w:val="BodyText"/>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w:t>
      </w:r>
      <w:proofErr w:type="spellStart"/>
      <w:r w:rsidR="00AC0A2F">
        <w:t>immersiven</w:t>
      </w:r>
      <w:proofErr w:type="spellEnd"/>
      <w:r w:rsidR="00AC0A2F">
        <w:t xml:space="preserve">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2438D7FC" w:rsidR="0081044A" w:rsidRDefault="00326F34" w:rsidP="005769CC">
      <w:pPr>
        <w:pStyle w:val="Heading3"/>
      </w:pPr>
      <w:bookmarkStart w:id="51" w:name="_Toc82686228"/>
      <w:bookmarkStart w:id="52" w:name="_Toc82686973"/>
      <w:r>
        <w:t xml:space="preserve">Fortbewegungstechniken in </w:t>
      </w:r>
      <w:r w:rsidR="00221081">
        <w:t>Virtual Reality</w:t>
      </w:r>
      <w:bookmarkEnd w:id="51"/>
      <w:bookmarkEnd w:id="52"/>
    </w:p>
    <w:p w14:paraId="05369877" w14:textId="5A0988F9"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commentRangeStart w:id="53"/>
      <w:r w:rsidR="00337EBC">
        <w:t>Ein großer wichtiger Teil ist die Fortbewegung in der virtuellen Welt</w:t>
      </w:r>
      <w:r w:rsidR="00E51FC6">
        <w:t xml:space="preserve"> und ist einer der wichtigsten Komponente der Erkundung</w:t>
      </w:r>
      <w:commentRangeEnd w:id="53"/>
      <w:r w:rsidR="00FF76B9">
        <w:rPr>
          <w:rStyle w:val="CommentReference"/>
        </w:rPr>
        <w:commentReference w:id="53"/>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w:t>
      </w:r>
      <w:del w:id="54" w:author="Philip Schaefer" w:date="2021-12-08T04:02:00Z">
        <w:r w:rsidR="00497215" w:rsidDel="005F23E8">
          <w:delText xml:space="preserve">die </w:delText>
        </w:r>
      </w:del>
      <w:ins w:id="55" w:author="Philip Schaefer" w:date="2021-12-08T04:02:00Z">
        <w:r w:rsidR="005F23E8">
          <w:t>der</w:t>
        </w:r>
        <w:r w:rsidR="005F23E8">
          <w:t xml:space="preserve"> </w:t>
        </w:r>
      </w:ins>
      <w:r w:rsidR="00497215">
        <w:t xml:space="preserve">Playstation VR, </w:t>
      </w:r>
      <w:proofErr w:type="spellStart"/>
      <w:r w:rsidR="00497215">
        <w:t>Oculus</w:t>
      </w:r>
      <w:proofErr w:type="spellEnd"/>
      <w:r w:rsidR="00497215">
        <w:t xml:space="preserve"> Go, Quest 1 und 2. Diese ermöglichen eine </w:t>
      </w:r>
      <w:proofErr w:type="spellStart"/>
      <w:r w:rsidR="00497215">
        <w:t>immersive</w:t>
      </w:r>
      <w:proofErr w:type="spellEnd"/>
      <w:r w:rsidR="00497215">
        <w:t xml:space="preser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proofErr w:type="spellStart"/>
      <w:r>
        <w:t>Chernie</w:t>
      </w:r>
      <w:proofErr w:type="spellEnd"/>
      <w:r>
        <w:t xml:space="preserv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1CDF4F40" w:rsidR="00694829" w:rsidRDefault="008F1729" w:rsidP="003F16E3">
      <w:pPr>
        <w:pStyle w:val="Caption"/>
      </w:pPr>
      <w:bookmarkStart w:id="56" w:name="_Ref67294370"/>
      <w:bookmarkStart w:id="57" w:name="_Toc80081936"/>
      <w:r>
        <w:t xml:space="preserve">Abb. </w:t>
      </w:r>
      <w:fldSimple w:instr=" SEQ Abb. \* ARABIC ">
        <w:r w:rsidR="00B34494">
          <w:rPr>
            <w:noProof/>
          </w:rPr>
          <w:t>4</w:t>
        </w:r>
      </w:fldSimple>
      <w:r>
        <w:t xml:space="preserve">: </w:t>
      </w:r>
      <w:commentRangeStart w:id="58"/>
      <w:r w:rsidR="004E3DF9">
        <w:t xml:space="preserve">Eine </w:t>
      </w:r>
      <w:r>
        <w:t>Taxonomie der Fortbewegungstechniken</w:t>
      </w:r>
      <w:bookmarkEnd w:id="56"/>
      <w:bookmarkEnd w:id="57"/>
      <w:commentRangeEnd w:id="58"/>
      <w:r w:rsidR="00FF76B9">
        <w:rPr>
          <w:rStyle w:val="CommentReference"/>
          <w:b w:val="0"/>
          <w:bCs w:val="0"/>
        </w:rPr>
        <w:commentReference w:id="58"/>
      </w:r>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Heading4"/>
      </w:pPr>
      <w:bookmarkStart w:id="59" w:name="_Ref69823820"/>
      <w:bookmarkStart w:id="60" w:name="_Toc82686229"/>
      <w:bookmarkStart w:id="61" w:name="_Toc82686974"/>
      <w:r>
        <w:t>Natural Walking</w:t>
      </w:r>
      <w:bookmarkEnd w:id="59"/>
      <w:bookmarkEnd w:id="60"/>
      <w:bookmarkEnd w:id="61"/>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4044DFB5" w:rsidR="00746F20" w:rsidRDefault="006307B7" w:rsidP="00D44B04">
      <w:r>
        <w:t>Es ist jedoch</w:t>
      </w:r>
      <w:r w:rsidR="007C7DC8">
        <w:t xml:space="preserve"> mit verschiedenen Techniken</w:t>
      </w:r>
      <w:r w:rsidR="00AF76CA">
        <w:t xml:space="preserve"> wie </w:t>
      </w:r>
      <w:proofErr w:type="spellStart"/>
      <w:r w:rsidR="00AF76CA">
        <w:t>Redirected</w:t>
      </w:r>
      <w:proofErr w:type="spellEnd"/>
      <w:r w:rsidR="00AF76CA">
        <w:t xml:space="preserve"> Walking</w:t>
      </w:r>
      <w:r>
        <w:t xml:space="preserve"> ebenso möglich, wenn der physische Raum kleine</w:t>
      </w:r>
      <w:r w:rsidR="00FE1F43">
        <w:t>r</w:t>
      </w:r>
      <w:r>
        <w:t xml:space="preserve"> als die virtuelle Umgebung</w:t>
      </w:r>
      <w:r w:rsidR="00FE1F43">
        <w:t xml:space="preserve"> ist</w:t>
      </w:r>
      <w:r>
        <w:t xml:space="preserve">. </w:t>
      </w:r>
      <w:r w:rsidR="00241904">
        <w:t xml:space="preserve">Laut </w:t>
      </w:r>
      <w:proofErr w:type="spellStart"/>
      <w:r w:rsidR="00241904">
        <w:t>Usoh</w:t>
      </w:r>
      <w:proofErr w:type="spellEnd"/>
      <w:r w:rsidR="005D3123">
        <w:t xml:space="preserve"> et al</w:t>
      </w:r>
      <w:ins w:id="62" w:author="Philip Schaefer" w:date="2021-12-08T03:57:00Z">
        <w:r w:rsidR="00A601B6">
          <w:t>.</w:t>
        </w:r>
      </w:ins>
      <w:r w:rsidR="00241904">
        <w:t xml:space="preserve"> ist das natürliche Gehen in virtuellen Umgebungen </w:t>
      </w:r>
      <w:commentRangeStart w:id="63"/>
      <w:r w:rsidR="00241904">
        <w:t>natürlich</w:t>
      </w:r>
      <w:commentRangeEnd w:id="63"/>
      <w:r w:rsidR="00A601B6">
        <w:rPr>
          <w:rStyle w:val="CommentReference"/>
        </w:rPr>
        <w:commentReference w:id="63"/>
      </w:r>
      <w:r w:rsidR="00241904">
        <w:t>,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40541685" w:rsidR="00A92AC8" w:rsidRDefault="00E03D8F" w:rsidP="00D44B04">
      <w:proofErr w:type="spellStart"/>
      <w:r>
        <w:t>Ruddle</w:t>
      </w:r>
      <w:proofErr w:type="spellEnd"/>
      <w:r>
        <w:t xml:space="preserve"> et al</w:t>
      </w:r>
      <w:ins w:id="64" w:author="Philip Schaefer" w:date="2021-12-08T03:58:00Z">
        <w:r w:rsidR="00A601B6">
          <w:t>.</w:t>
        </w:r>
      </w:ins>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proofErr w:type="spellStart"/>
      <w:r>
        <w:t>Whitton</w:t>
      </w:r>
      <w:proofErr w:type="spellEnd"/>
      <w:r>
        <w:t xml:space="preserve">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w:t>
      </w:r>
      <w:commentRangeStart w:id="65"/>
      <w:r w:rsidR="0085554A">
        <w:t xml:space="preserve">Bahnkurven </w:t>
      </w:r>
      <w:commentRangeEnd w:id="65"/>
      <w:r w:rsidR="005F23E8">
        <w:rPr>
          <w:rStyle w:val="CommentReference"/>
        </w:rPr>
        <w:commentReference w:id="65"/>
      </w:r>
      <w:r w:rsidR="0085554A">
        <w:t>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Heading4"/>
      </w:pPr>
      <w:bookmarkStart w:id="66" w:name="_Ref66346759"/>
      <w:bookmarkStart w:id="67" w:name="_Toc82686230"/>
      <w:bookmarkStart w:id="68" w:name="_Toc82686975"/>
      <w:proofErr w:type="spellStart"/>
      <w:r>
        <w:t>Redirected</w:t>
      </w:r>
      <w:proofErr w:type="spellEnd"/>
      <w:r>
        <w:t xml:space="preserve"> Walking</w:t>
      </w:r>
      <w:bookmarkEnd w:id="66"/>
      <w:bookmarkEnd w:id="67"/>
      <w:bookmarkEnd w:id="68"/>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Emphasis"/>
        </w:rPr>
        <w:t>Redirected</w:t>
      </w:r>
      <w:proofErr w:type="spellEnd"/>
      <w:r w:rsidR="00F866EB" w:rsidRPr="00E257E4">
        <w:rPr>
          <w:rStyle w:val="Emphasis"/>
        </w:rPr>
        <w:t xml:space="preserve">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proofErr w:type="spellStart"/>
      <w:r>
        <w:t>Suma</w:t>
      </w:r>
      <w:proofErr w:type="spellEnd"/>
      <w:r>
        <w:t xml:space="preserve">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w:t>
      </w:r>
      <w:proofErr w:type="spellStart"/>
      <w:r w:rsidR="001F4CED">
        <w:t>Steinicke</w:t>
      </w:r>
      <w:proofErr w:type="spellEnd"/>
      <w:r w:rsidR="001F4CED">
        <w:t xml:space="preserv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0D4492DF" w:rsidR="00584FB7" w:rsidRPr="00584FB7" w:rsidRDefault="00E36E10" w:rsidP="009D1D59">
      <w:pPr>
        <w:pStyle w:val="Caption"/>
        <w:rPr>
          <w:noProof/>
        </w:rPr>
      </w:pPr>
      <w:bookmarkStart w:id="69" w:name="_Ref77836036"/>
      <w:bookmarkStart w:id="70" w:name="_Ref66346297"/>
      <w:bookmarkStart w:id="71" w:name="_Toc80081937"/>
      <w:r>
        <w:t xml:space="preserve">Abb. </w:t>
      </w:r>
      <w:fldSimple w:instr=" SEQ Abb. \* ARABIC ">
        <w:r w:rsidR="00B34494">
          <w:rPr>
            <w:noProof/>
          </w:rPr>
          <w:t>5</w:t>
        </w:r>
      </w:fldSimple>
      <w:bookmarkEnd w:id="69"/>
      <w:r>
        <w:t>: Eine Taxonomie für Umleitungstechniken</w:t>
      </w:r>
      <w:bookmarkEnd w:id="70"/>
      <w:r w:rsidR="00B83229">
        <w:t xml:space="preserve"> </w:t>
      </w:r>
      <w:r w:rsidR="00B83229">
        <w:rPr>
          <w:noProof/>
        </w:rPr>
        <w:t>[3]</w:t>
      </w:r>
      <w:bookmarkEnd w:id="71"/>
    </w:p>
    <w:p w14:paraId="779528CB" w14:textId="2FAAE1C1" w:rsidR="008E0FBD" w:rsidRPr="008E0FBD" w:rsidRDefault="008E0FBD" w:rsidP="00AC5C6E">
      <w:pPr>
        <w:pStyle w:val="Heading5"/>
      </w:pPr>
      <w:bookmarkStart w:id="72" w:name="_Toc82686231"/>
      <w:bookmarkStart w:id="73" w:name="_Toc82686976"/>
      <w:proofErr w:type="spellStart"/>
      <w:r>
        <w:t>Repositionierung</w:t>
      </w:r>
      <w:bookmarkEnd w:id="72"/>
      <w:bookmarkEnd w:id="73"/>
      <w:proofErr w:type="spellEnd"/>
    </w:p>
    <w:p w14:paraId="369B614D" w14:textId="5E726716" w:rsidR="002E10D9" w:rsidRDefault="001C5F7B" w:rsidP="006167CE">
      <w:r>
        <w:t xml:space="preserve">Eine </w:t>
      </w:r>
      <w:proofErr w:type="spellStart"/>
      <w:r>
        <w:t>Repositionierung</w:t>
      </w:r>
      <w:proofErr w:type="spellEnd"/>
      <w:r>
        <w:t xml:space="preserve">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proofErr w:type="spellStart"/>
      <w:r>
        <w:t>Steinicke</w:t>
      </w:r>
      <w:proofErr w:type="spellEnd"/>
      <w:r>
        <w:t xml:space="preserv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w:t>
      </w:r>
      <w:proofErr w:type="spellStart"/>
      <w:r w:rsidR="0055369E">
        <w:t>Interrante</w:t>
      </w:r>
      <w:proofErr w:type="spellEnd"/>
      <w:r w:rsidR="0055369E">
        <w:t xml:space="preserv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w:t>
      </w:r>
      <w:proofErr w:type="spellStart"/>
      <w:r>
        <w:t>Repositionierung</w:t>
      </w:r>
      <w:proofErr w:type="spellEnd"/>
      <w:r>
        <w:t xml:space="preserve">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w:t>
      </w:r>
      <w:commentRangeStart w:id="74"/>
      <w:r w:rsidR="00601DFF">
        <w:t>Experimenten in einer</w:t>
      </w:r>
      <w:r w:rsidR="0068335C">
        <w:t xml:space="preserve"> S</w:t>
      </w:r>
      <w:r w:rsidR="00601DFF">
        <w:t>t</w:t>
      </w:r>
      <w:r w:rsidR="0068335C">
        <w:t>udie</w:t>
      </w:r>
      <w:r w:rsidR="00427800" w:rsidRPr="00427800">
        <w:t xml:space="preserve"> </w:t>
      </w:r>
      <w:commentRangeEnd w:id="74"/>
      <w:r w:rsidR="00897D70">
        <w:rPr>
          <w:rStyle w:val="CommentReference"/>
        </w:rPr>
        <w:lastRenderedPageBreak/>
        <w:commentReference w:id="74"/>
      </w:r>
      <w:r w:rsidR="00427800" w:rsidRPr="00427800">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 xml:space="preserve">Verschiebungen der Translation zu nutzen, ohne </w:t>
      </w:r>
      <w:proofErr w:type="gramStart"/>
      <w:r w:rsidR="00FC556B">
        <w:t>das</w:t>
      </w:r>
      <w:proofErr w:type="gramEnd"/>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xml:space="preserve">. Das diese Technik der </w:t>
      </w:r>
      <w:proofErr w:type="spellStart"/>
      <w:r w:rsidR="00667129">
        <w:t>Repositionierung</w:t>
      </w:r>
      <w:proofErr w:type="spellEnd"/>
      <w:r w:rsidR="00667129">
        <w:t xml:space="preserve">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w:t>
      </w:r>
      <w:proofErr w:type="spellStart"/>
      <w:r w:rsidR="00686A28">
        <w:t>Teleportation</w:t>
      </w:r>
      <w:proofErr w:type="spellEnd"/>
      <w:r w:rsidR="00686A28">
        <w:t xml:space="preserve">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proofErr w:type="spellStart"/>
      <w:r w:rsidR="00C14678">
        <w:t>Steinicke</w:t>
      </w:r>
      <w:proofErr w:type="spellEnd"/>
      <w:r w:rsidR="00C14678">
        <w:t xml:space="preserv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Heading5"/>
      </w:pPr>
      <w:bookmarkStart w:id="75" w:name="_Toc82686232"/>
      <w:bookmarkStart w:id="76" w:name="_Toc82686977"/>
      <w:bookmarkStart w:id="77" w:name="_Ref69810646"/>
      <w:bookmarkStart w:id="78" w:name="_Hlk66809004"/>
      <w:r>
        <w:t>Neuausrichtung</w:t>
      </w:r>
      <w:bookmarkEnd w:id="75"/>
      <w:bookmarkEnd w:id="76"/>
    </w:p>
    <w:bookmarkEnd w:id="77"/>
    <w:p w14:paraId="5BB8DCDD" w14:textId="32932D72"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78"/>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proofErr w:type="spellStart"/>
      <w:r w:rsidR="00CD1B61">
        <w:t>Steinicke</w:t>
      </w:r>
      <w:proofErr w:type="spellEnd"/>
      <w:r w:rsidR="00CD1B61">
        <w:t xml:space="preserv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proofErr w:type="spellStart"/>
      <w:r w:rsidR="003F6B73" w:rsidRPr="003F6B73">
        <w:t>Razzaque</w:t>
      </w:r>
      <w:proofErr w:type="spellEnd"/>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74B82BA9" w:rsidR="001255F3" w:rsidRPr="001255F3" w:rsidRDefault="00227621" w:rsidP="00364A51">
      <w:pPr>
        <w:pStyle w:val="Caption"/>
      </w:pPr>
      <w:bookmarkStart w:id="79" w:name="_Ref77836075"/>
      <w:bookmarkStart w:id="80" w:name="_Ref66797478"/>
      <w:bookmarkStart w:id="81" w:name="_Toc80081938"/>
      <w:r>
        <w:t xml:space="preserve">Abb. </w:t>
      </w:r>
      <w:fldSimple w:instr=" SEQ Abb. \* ARABIC ">
        <w:r w:rsidR="00B34494">
          <w:rPr>
            <w:noProof/>
          </w:rPr>
          <w:t>6</w:t>
        </w:r>
      </w:fldSimple>
      <w:bookmarkEnd w:id="79"/>
      <w:r>
        <w:t xml:space="preserve">: </w:t>
      </w:r>
      <w:proofErr w:type="spellStart"/>
      <w:r>
        <w:t>Redirected</w:t>
      </w:r>
      <w:proofErr w:type="spellEnd"/>
      <w:r>
        <w:t xml:space="preserve"> Walking</w:t>
      </w:r>
      <w:bookmarkEnd w:id="80"/>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81"/>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w:t>
      </w:r>
      <w:proofErr w:type="spellStart"/>
      <w:r w:rsidR="003D1927">
        <w:t>Freeze</w:t>
      </w:r>
      <w:proofErr w:type="spellEnd"/>
      <w:r w:rsidR="003D1927">
        <w:t>-</w:t>
      </w:r>
      <w:proofErr w:type="spellStart"/>
      <w:r w:rsidR="003D1927">
        <w:t>and</w:t>
      </w:r>
      <w:proofErr w:type="spellEnd"/>
      <w:r w:rsidR="003D1927">
        <w:t>-Turn“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7990113E" w:rsidR="00D2642B" w:rsidRPr="008C390C" w:rsidRDefault="0058217A" w:rsidP="00D840E3">
      <w:r>
        <w:t xml:space="preserve">Für eine subtile und diskrete Neuorientierung wurde die Technik </w:t>
      </w:r>
      <w:r w:rsidRPr="008D67F8">
        <w:t xml:space="preserve">"Change Blindness </w:t>
      </w:r>
      <w:proofErr w:type="spellStart"/>
      <w:r w:rsidRPr="00DE47D8">
        <w:t>Redirection</w:t>
      </w:r>
      <w:proofErr w:type="spellEnd"/>
      <w:r w:rsidRPr="008D67F8">
        <w:t>"</w:t>
      </w:r>
      <w:r>
        <w:t xml:space="preserve"> von </w:t>
      </w:r>
      <w:proofErr w:type="spellStart"/>
      <w:r>
        <w:t>Suma</w:t>
      </w:r>
      <w:proofErr w:type="spellEnd"/>
      <w:r>
        <w:t xml:space="preserve"> et </w:t>
      </w:r>
      <w:ins w:id="82" w:author="Philip Schaefer" w:date="2021-12-08T04:14:00Z">
        <w:r w:rsidR="000F0110">
          <w:t xml:space="preserve">al. </w:t>
        </w:r>
      </w:ins>
      <w:r>
        <w:t xml:space="preserve">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83" w:name="_Ref66885592"/>
    </w:p>
    <w:p w14:paraId="68727FAC" w14:textId="44542A3D" w:rsidR="0099449F" w:rsidRPr="0099449F" w:rsidRDefault="00A22AA4" w:rsidP="00EC66E7">
      <w:pPr>
        <w:pStyle w:val="Caption"/>
      </w:pPr>
      <w:bookmarkStart w:id="84" w:name="_Ref77836183"/>
      <w:bookmarkStart w:id="85" w:name="_Toc80081939"/>
      <w:r>
        <w:t xml:space="preserve">Abb. </w:t>
      </w:r>
      <w:fldSimple w:instr=" SEQ Abb. \* ARABIC ">
        <w:r w:rsidR="00B34494">
          <w:rPr>
            <w:noProof/>
          </w:rPr>
          <w:t>7</w:t>
        </w:r>
      </w:fldSimple>
      <w:bookmarkEnd w:id="84"/>
      <w:r>
        <w:t>: Diskreter Szenenwechsel</w:t>
      </w:r>
      <w:bookmarkEnd w:id="83"/>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85"/>
    </w:p>
    <w:p w14:paraId="3603DBED" w14:textId="12B352EA" w:rsidR="00C850A4" w:rsidRDefault="00C850A4" w:rsidP="00AB385E">
      <w:pPr>
        <w:pStyle w:val="Heading4"/>
      </w:pPr>
      <w:bookmarkStart w:id="86" w:name="_Toc82686233"/>
      <w:bookmarkStart w:id="87" w:name="_Toc82686978"/>
      <w:r>
        <w:t>Walking-In-Place</w:t>
      </w:r>
      <w:bookmarkEnd w:id="86"/>
      <w:bookmarkEnd w:id="87"/>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75807353" w:rsidR="00197552" w:rsidRDefault="00350DA6" w:rsidP="00C948EE">
      <w:pPr>
        <w:pStyle w:val="Heading5"/>
      </w:pPr>
      <w:bookmarkStart w:id="88" w:name="_Toc82686234"/>
      <w:bookmarkStart w:id="89" w:name="_Toc82686979"/>
      <w:r>
        <w:t>Physikalische Schnittstellen</w:t>
      </w:r>
      <w:bookmarkEnd w:id="88"/>
      <w:bookmarkEnd w:id="89"/>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4344BFF0" w:rsidR="004039BF" w:rsidRDefault="00785594" w:rsidP="004E37BF">
      <w:pPr>
        <w:pStyle w:val="Heading5"/>
      </w:pPr>
      <w:bookmarkStart w:id="90" w:name="_Toc82686235"/>
      <w:bookmarkStart w:id="91" w:name="_Toc82686980"/>
      <w:r>
        <w:t>Motion Tracking</w:t>
      </w:r>
      <w:bookmarkEnd w:id="90"/>
      <w:bookmarkEnd w:id="91"/>
    </w:p>
    <w:p w14:paraId="3B39EBA8" w14:textId="31C3A6D6" w:rsidR="00C77DDF" w:rsidRDefault="004039BF" w:rsidP="00C850A4">
      <w:r>
        <w:t xml:space="preserve">Eine der frühesten Techniken für Walking-In-Place ist die „Virtual </w:t>
      </w:r>
      <w:proofErr w:type="spellStart"/>
      <w:r>
        <w:t>Treadmill</w:t>
      </w:r>
      <w:proofErr w:type="spellEnd"/>
      <w:r>
        <w:t>“, was von Slater e</w:t>
      </w:r>
      <w:r w:rsidR="00AF76CA">
        <w:t>t</w:t>
      </w:r>
      <w:r>
        <w:t xml:space="preserve"> al</w:t>
      </w:r>
      <w:r w:rsidR="004F0BA2">
        <w:t xml:space="preserve"> </w:t>
      </w:r>
      <w:r>
        <w:t>vorgestellt wurde. Ein neuronales Netzwerk analysiert dabei das Head-</w:t>
      </w:r>
      <w:proofErr w:type="spellStart"/>
      <w:r>
        <w:t>Mounted</w:t>
      </w:r>
      <w:proofErr w:type="spellEnd"/>
      <w:r>
        <w:t>-Displays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D90C54">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Emphasis"/>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w:t>
      </w:r>
      <w:proofErr w:type="spellStart"/>
      <w:r w:rsidRPr="00BB6ACF">
        <w:t>Benutzerkalibrierung</w:t>
      </w:r>
      <w:proofErr w:type="spellEnd"/>
      <w:r w:rsidRPr="00BB6ACF">
        <w:t>.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 xml:space="preserve">den </w:t>
      </w:r>
      <w:proofErr w:type="spellStart"/>
      <w:r w:rsidR="00D90C54">
        <w:t>Tapping</w:t>
      </w:r>
      <w:proofErr w:type="spellEnd"/>
      <w:r w:rsidR="00D90C54">
        <w:t>-In-Place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w:t>
      </w:r>
      <w:proofErr w:type="spellStart"/>
      <w:r w:rsidR="0051203C">
        <w:t>Tapping</w:t>
      </w:r>
      <w:proofErr w:type="spellEnd"/>
      <w:r w:rsidR="0051203C">
        <w:t xml:space="preserve"> Methode im Vergleich zu anderen Walking-in-Place Methoden am natürlichsten und weniger anstrengend </w:t>
      </w:r>
      <w:proofErr w:type="gramStart"/>
      <w:r w:rsidR="0051203C">
        <w:t>fanden</w:t>
      </w:r>
      <w:proofErr w:type="gramEnd"/>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w:t>
      </w:r>
      <w:proofErr w:type="spellStart"/>
      <w:r>
        <w:t>Teleport</w:t>
      </w:r>
      <w:proofErr w:type="spellEnd"/>
      <w:r>
        <w: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2BEA0C71" w:rsidR="00CD6520" w:rsidRDefault="009F48D8" w:rsidP="00CD6520">
      <w:pPr>
        <w:pStyle w:val="Heading4"/>
      </w:pPr>
      <w:bookmarkStart w:id="92" w:name="_Toc82686236"/>
      <w:bookmarkStart w:id="93" w:name="_Toc82686981"/>
      <w:r w:rsidRPr="00D142F2">
        <w:lastRenderedPageBreak/>
        <w:t>Abstrahierte</w:t>
      </w:r>
      <w:r w:rsidR="00CD6520">
        <w:t xml:space="preserve"> Schnittstelle</w:t>
      </w:r>
      <w:r w:rsidR="004A5530">
        <w:t>n</w:t>
      </w:r>
      <w:r w:rsidR="009678D8">
        <w:t xml:space="preserve"> des Gehens</w:t>
      </w:r>
      <w:bookmarkEnd w:id="92"/>
      <w:bookmarkEnd w:id="93"/>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53A32E84" w:rsidR="00DB2E7D" w:rsidRDefault="00DB2E7D" w:rsidP="00DB2E7D">
      <w:pPr>
        <w:pStyle w:val="Heading5"/>
      </w:pPr>
      <w:bookmarkStart w:id="94" w:name="_Toc82686237"/>
      <w:bookmarkStart w:id="95" w:name="_Toc82686982"/>
      <w:r>
        <w:t>Joystick</w:t>
      </w:r>
      <w:bookmarkEnd w:id="94"/>
      <w:bookmarkEnd w:id="95"/>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proofErr w:type="spellStart"/>
      <w:r w:rsidR="001B4CE6">
        <w:t>Buttussi</w:t>
      </w:r>
      <w:proofErr w:type="spellEnd"/>
      <w:r w:rsidR="001B4CE6">
        <w:t xml:space="preserve">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48AA8CAD" w:rsidR="00DE4449" w:rsidRDefault="00A40CE9" w:rsidP="00A40CE9">
      <w:pPr>
        <w:pStyle w:val="Heading5"/>
      </w:pPr>
      <w:bookmarkStart w:id="96" w:name="_Ref67467565"/>
      <w:bookmarkStart w:id="97" w:name="_Toc82686238"/>
      <w:bookmarkStart w:id="98" w:name="_Toc82686983"/>
      <w:proofErr w:type="spellStart"/>
      <w:r>
        <w:t>Teleport</w:t>
      </w:r>
      <w:bookmarkEnd w:id="96"/>
      <w:bookmarkEnd w:id="97"/>
      <w:bookmarkEnd w:id="98"/>
      <w:proofErr w:type="spellEnd"/>
    </w:p>
    <w:p w14:paraId="3BD0FA33" w14:textId="3653235A" w:rsidR="009423DA" w:rsidRDefault="0004760C" w:rsidP="00A40CE9">
      <w:proofErr w:type="spellStart"/>
      <w:r>
        <w:t>Teleportation</w:t>
      </w:r>
      <w:proofErr w:type="spellEnd"/>
      <w:r>
        <w:t xml:space="preserve">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w:t>
      </w:r>
      <w:proofErr w:type="spellStart"/>
      <w:r w:rsidR="00CF1133">
        <w:t>Plugin</w:t>
      </w:r>
      <w:proofErr w:type="spellEnd"/>
      <w:r w:rsidR="00CF1133">
        <w:t xml:space="preserve"> von </w:t>
      </w:r>
      <w:proofErr w:type="spellStart"/>
      <w:r w:rsidR="00CF1133">
        <w:t>Steam</w:t>
      </w:r>
      <w:proofErr w:type="spellEnd"/>
      <w:r w:rsidR="00CF1133">
        <w:t xml:space="preserve"> für </w:t>
      </w:r>
      <w:proofErr w:type="spellStart"/>
      <w:r w:rsidR="00CF1133">
        <w:t>Unity</w:t>
      </w:r>
      <w:proofErr w:type="spellEnd"/>
      <w:r w:rsidR="00CF1133">
        <w:t xml:space="preserve">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1BCD918" w:rsidR="008C45F2" w:rsidRDefault="00AB6D73" w:rsidP="00007C0F">
      <w:pPr>
        <w:pStyle w:val="Caption"/>
      </w:pPr>
      <w:bookmarkStart w:id="99" w:name="_Ref77836278"/>
      <w:bookmarkStart w:id="100" w:name="_Ref67561215"/>
      <w:bookmarkStart w:id="101" w:name="_Toc80081940"/>
      <w:r>
        <w:t xml:space="preserve">Abb. </w:t>
      </w:r>
      <w:fldSimple w:instr=" SEQ Abb. \* ARABIC ">
        <w:r w:rsidR="00B34494">
          <w:rPr>
            <w:noProof/>
          </w:rPr>
          <w:t>8</w:t>
        </w:r>
      </w:fldSimple>
      <w:bookmarkEnd w:id="99"/>
      <w:r>
        <w:t xml:space="preserve">: </w:t>
      </w:r>
      <w:proofErr w:type="spellStart"/>
      <w:r>
        <w:t>Teleport</w:t>
      </w:r>
      <w:proofErr w:type="spellEnd"/>
      <w:r>
        <w:t xml:space="preserve"> mit Hilfe des Controllers</w:t>
      </w:r>
      <w:bookmarkEnd w:id="100"/>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101"/>
    </w:p>
    <w:p w14:paraId="4C20893A" w14:textId="6DEA1126"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proofErr w:type="spellStart"/>
      <w:r>
        <w:t>Buttussi</w:t>
      </w:r>
      <w:proofErr w:type="spellEnd"/>
      <w:r>
        <w:t xml:space="preserve"> et al.</w:t>
      </w:r>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7D03AC5F" w:rsidR="00776089" w:rsidRDefault="00776089" w:rsidP="00776089">
      <w:pPr>
        <w:pStyle w:val="Heading5"/>
      </w:pPr>
      <w:bookmarkStart w:id="102" w:name="_Ref69996646"/>
      <w:bookmarkStart w:id="103" w:name="_Toc82686239"/>
      <w:bookmarkStart w:id="104" w:name="_Toc82686984"/>
      <w:r>
        <w:t xml:space="preserve">Point &amp; </w:t>
      </w:r>
      <w:proofErr w:type="spellStart"/>
      <w:r>
        <w:t>Teleport</w:t>
      </w:r>
      <w:bookmarkEnd w:id="102"/>
      <w:bookmarkEnd w:id="103"/>
      <w:bookmarkEnd w:id="104"/>
      <w:proofErr w:type="spellEnd"/>
    </w:p>
    <w:p w14:paraId="40821ED0" w14:textId="6C5C2450" w:rsidR="000F2707" w:rsidRDefault="00387637" w:rsidP="004072A9">
      <w:r>
        <w:t xml:space="preserve">Im Vergleich zu der </w:t>
      </w:r>
      <w:proofErr w:type="spellStart"/>
      <w:r>
        <w:t>Teleport</w:t>
      </w:r>
      <w:proofErr w:type="spellEnd"/>
      <w:r>
        <w:t xml:space="preserve">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w:t>
      </w:r>
      <w:proofErr w:type="spellStart"/>
      <w:r>
        <w:t>Teleport</w:t>
      </w:r>
      <w:proofErr w:type="spellEnd"/>
      <w:r>
        <w:t xml:space="preserve">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xml:space="preserve">. Hier können die Ziele wie bei der </w:t>
      </w:r>
      <w:proofErr w:type="spellStart"/>
      <w:r>
        <w:t>Teleportation</w:t>
      </w:r>
      <w:proofErr w:type="spellEnd"/>
      <w:r>
        <w:t xml:space="preserve">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3A444C6B" w:rsidR="00C67FD2" w:rsidRDefault="00C67FD2" w:rsidP="00C67FD2">
      <w:pPr>
        <w:pStyle w:val="Caption"/>
      </w:pPr>
      <w:bookmarkStart w:id="105" w:name="_Ref77836325"/>
      <w:bookmarkStart w:id="106" w:name="_Ref67560312"/>
      <w:bookmarkStart w:id="107" w:name="_Toc80081941"/>
      <w:r>
        <w:t xml:space="preserve">Abb. </w:t>
      </w:r>
      <w:fldSimple w:instr=" SEQ Abb. \* ARABIC ">
        <w:r w:rsidR="00B34494">
          <w:rPr>
            <w:noProof/>
          </w:rPr>
          <w:t>9</w:t>
        </w:r>
      </w:fldSimple>
      <w:bookmarkEnd w:id="105"/>
      <w:r>
        <w:t xml:space="preserve">: Point &amp; </w:t>
      </w:r>
      <w:proofErr w:type="spellStart"/>
      <w:r>
        <w:t>Teleport</w:t>
      </w:r>
      <w:proofErr w:type="spellEnd"/>
      <w:r>
        <w:t xml:space="preserve"> Technik basierend auf die Armbewegungen</w:t>
      </w:r>
      <w:bookmarkEnd w:id="106"/>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107"/>
    </w:p>
    <w:p w14:paraId="137E8B92" w14:textId="55E5F70A" w:rsidR="009E1FB5" w:rsidRPr="004072A9" w:rsidRDefault="006C6A0C" w:rsidP="004072A9">
      <w:proofErr w:type="spellStart"/>
      <w:r w:rsidRPr="004072A9">
        <w:t>Bozgeyikli</w:t>
      </w:r>
      <w:proofErr w:type="spellEnd"/>
      <w:r>
        <w:t xml:space="preserve"> et al. </w:t>
      </w:r>
      <w:r w:rsidR="00F42BB1">
        <w:t>v</w:t>
      </w:r>
      <w:r>
        <w:t xml:space="preserve">erglichen die Techniken Point &amp; </w:t>
      </w:r>
      <w:proofErr w:type="spellStart"/>
      <w:r>
        <w:t>Teleport</w:t>
      </w:r>
      <w:proofErr w:type="spellEnd"/>
      <w:r>
        <w:t xml:space="preserve">, Walking-in-Place und die klassische Steuerung mit dem Joystick miteinander. Nach 2 Sekunden zeigen auf einen Zielort wird die </w:t>
      </w:r>
      <w:proofErr w:type="spellStart"/>
      <w:r>
        <w:t>Teleportation</w:t>
      </w:r>
      <w:proofErr w:type="spellEnd"/>
      <w:r>
        <w:t xml:space="preserve">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2A65B798" w:rsidR="00776089" w:rsidRDefault="000029E8" w:rsidP="00776089">
      <w:pPr>
        <w:pStyle w:val="Heading5"/>
      </w:pPr>
      <w:bookmarkStart w:id="108" w:name="_Toc82686240"/>
      <w:bookmarkStart w:id="109" w:name="_Toc82686985"/>
      <w:r w:rsidRPr="000029E8">
        <w:t>Arm</w:t>
      </w:r>
      <w:r w:rsidR="00A62AC7">
        <w:t xml:space="preserve"> </w:t>
      </w:r>
      <w:r w:rsidRPr="000029E8">
        <w:t>basierte Bewegungserfassung</w:t>
      </w:r>
      <w:bookmarkEnd w:id="108"/>
      <w:bookmarkEnd w:id="109"/>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 xml:space="preserve">Bereich Drehfehler übertraf. Walking-in-Place war in diesem Bereich jedoch </w:t>
      </w:r>
      <w:proofErr w:type="gramStart"/>
      <w:r w:rsidR="00394A28">
        <w:t>besser</w:t>
      </w:r>
      <w:r w:rsidR="002767F0">
        <w:t>,</w:t>
      </w:r>
      <w:proofErr w:type="gramEnd"/>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Heading5"/>
      </w:pPr>
      <w:bookmarkStart w:id="110" w:name="_Toc82686241"/>
      <w:bookmarkStart w:id="111" w:name="_Toc82686986"/>
      <w:r>
        <w:lastRenderedPageBreak/>
        <w:t>Neigungsbasierte Fortbewegung</w:t>
      </w:r>
      <w:bookmarkEnd w:id="110"/>
      <w:bookmarkEnd w:id="111"/>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Emphasis"/>
          <w:b/>
          <w:bCs/>
        </w:rPr>
        <w:t xml:space="preserve"> </w:t>
      </w:r>
      <w:r w:rsidRPr="001576F0">
        <w:rPr>
          <w:b/>
          <w:bCs/>
        </w:rPr>
        <w:t>Fortbewegun</w:t>
      </w:r>
      <w:r w:rsidR="00B0570C">
        <w:rPr>
          <w:b/>
          <w:bCs/>
        </w:rPr>
        <w:t>g</w:t>
      </w:r>
    </w:p>
    <w:p w14:paraId="61D7745A" w14:textId="71FF696E" w:rsidR="00776089" w:rsidRDefault="00630A7C" w:rsidP="00776089">
      <w:proofErr w:type="spellStart"/>
      <w:r>
        <w:t>Zielasko</w:t>
      </w:r>
      <w:proofErr w:type="spellEnd"/>
      <w:r>
        <w:t xml:space="preserve"> et al. </w:t>
      </w:r>
      <w:r w:rsidR="002767F0">
        <w:t>f</w:t>
      </w:r>
      <w:r>
        <w:t xml:space="preserve">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w:t>
      </w:r>
      <w:proofErr w:type="spellStart"/>
      <w:r>
        <w:t>Tracken</w:t>
      </w:r>
      <w:proofErr w:type="spellEnd"/>
      <w:r>
        <w:t xml:space="preserve">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2014F20F" w:rsidR="0059254A" w:rsidRDefault="006F4D15" w:rsidP="00834618">
      <w:pPr>
        <w:pStyle w:val="Caption"/>
      </w:pPr>
      <w:bookmarkStart w:id="112" w:name="_Ref77836377"/>
      <w:bookmarkStart w:id="113" w:name="_Ref67558980"/>
      <w:bookmarkStart w:id="114" w:name="_Toc80081942"/>
      <w:r>
        <w:t xml:space="preserve">Abb. </w:t>
      </w:r>
      <w:fldSimple w:instr=" SEQ Abb. \* ARABIC ">
        <w:r w:rsidR="00B34494">
          <w:rPr>
            <w:noProof/>
          </w:rPr>
          <w:t>10</w:t>
        </w:r>
      </w:fldSimple>
      <w:bookmarkEnd w:id="112"/>
      <w:r>
        <w:t>: Wii-</w:t>
      </w:r>
      <w:proofErr w:type="spellStart"/>
      <w:r>
        <w:t>Leaning</w:t>
      </w:r>
      <w:proofErr w:type="spellEnd"/>
      <w:r>
        <w:t xml:space="preserve"> Technik auf dem Wii Balance Board</w:t>
      </w:r>
      <w:bookmarkEnd w:id="113"/>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114"/>
    </w:p>
    <w:p w14:paraId="578BC7A6" w14:textId="72129261" w:rsidR="00A457EB" w:rsidRDefault="0059254A" w:rsidP="00A457EB">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w:t>
      </w:r>
      <w:proofErr w:type="spellStart"/>
      <w:r w:rsidR="000B04C9">
        <w:t>Chair</w:t>
      </w:r>
      <w:proofErr w:type="spellEnd"/>
      <w:r w:rsidR="000B04C9">
        <w:t xml:space="preserve">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4BEA83B7" w:rsidR="00A457EB" w:rsidRPr="00776089" w:rsidRDefault="00A51A05" w:rsidP="00345EB4">
      <w:pPr>
        <w:pStyle w:val="Caption"/>
      </w:pPr>
      <w:bookmarkStart w:id="115" w:name="_Ref77836402"/>
      <w:bookmarkStart w:id="116" w:name="_Ref67559678"/>
      <w:bookmarkStart w:id="117" w:name="_Ref70272551"/>
      <w:bookmarkStart w:id="118" w:name="_Toc80081943"/>
      <w:r>
        <w:t xml:space="preserve">Abb. </w:t>
      </w:r>
      <w:fldSimple w:instr=" SEQ Abb. \* ARABIC ">
        <w:r w:rsidR="00B34494">
          <w:rPr>
            <w:noProof/>
          </w:rPr>
          <w:t>11</w:t>
        </w:r>
      </w:fldSimple>
      <w:bookmarkEnd w:id="115"/>
      <w:r>
        <w:t xml:space="preserve">: Sitzende, </w:t>
      </w:r>
      <w:r w:rsidR="00EC7AA5">
        <w:t>neigungs</w:t>
      </w:r>
      <w:r>
        <w:t>basierte Lokomotionstechniken</w:t>
      </w:r>
      <w:bookmarkEnd w:id="116"/>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117"/>
      <w:bookmarkEnd w:id="118"/>
    </w:p>
    <w:p w14:paraId="39709576" w14:textId="6B79F94A" w:rsidR="00F71DB7" w:rsidRDefault="00B56F37" w:rsidP="00F61189">
      <w:pPr>
        <w:pStyle w:val="Heading4"/>
      </w:pPr>
      <w:bookmarkStart w:id="119" w:name="_Toc82686242"/>
      <w:bookmarkStart w:id="120" w:name="_Toc82686987"/>
      <w:r>
        <w:t>Laufbänder</w:t>
      </w:r>
      <w:bookmarkEnd w:id="119"/>
      <w:bookmarkEnd w:id="120"/>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t>
      </w:r>
      <w:proofErr w:type="spellStart"/>
      <w:r w:rsidR="001F3B29">
        <w:t>Walk</w:t>
      </w:r>
      <w:proofErr w:type="spellEnd"/>
      <w:r w:rsidR="002F4111">
        <w:t xml:space="preserve"> </w:t>
      </w:r>
      <w:r w:rsidR="001F3B29">
        <w:t xml:space="preserve">und </w:t>
      </w:r>
      <w:proofErr w:type="spellStart"/>
      <w:r w:rsidR="001F3B29">
        <w:t>Cyberith</w:t>
      </w:r>
      <w:proofErr w:type="spellEnd"/>
      <w:r w:rsidR="001F3B29">
        <w:t xml:space="preserve"> </w:t>
      </w:r>
      <w:proofErr w:type="spellStart"/>
      <w:r w:rsidR="001F3B29">
        <w:t>Virtualizer</w:t>
      </w:r>
      <w:proofErr w:type="spellEnd"/>
      <w:r w:rsidR="001F3B29">
        <w:t xml:space="preserve">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w:t>
      </w:r>
      <w:proofErr w:type="spellStart"/>
      <w:r w:rsidR="0027714D">
        <w:t>StriderVR</w:t>
      </w:r>
      <w:proofErr w:type="spellEnd"/>
      <w:r w:rsidR="0027714D">
        <w:t xml:space="preserve"> ist ebenso ein kommerzielles Gerät und besteht aus einer Schicht aus Stahlkugeln. </w:t>
      </w:r>
      <w:proofErr w:type="spellStart"/>
      <w:r w:rsidR="0027714D">
        <w:t>Omnideck</w:t>
      </w:r>
      <w:proofErr w:type="spellEnd"/>
      <w:r w:rsidR="0027714D">
        <w:t xml:space="preserve">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w:t>
      </w:r>
      <w:proofErr w:type="spellStart"/>
      <w:r w:rsidR="00722659">
        <w:t>omnidirektionale</w:t>
      </w:r>
      <w:proofErr w:type="spellEnd"/>
      <w:r w:rsidR="00722659">
        <w:t xml:space="preserve"> </w:t>
      </w:r>
      <w:r w:rsidR="00810362">
        <w:t xml:space="preserve">Fortbewegung zu ermöglichen, werden </w:t>
      </w:r>
      <w:proofErr w:type="spellStart"/>
      <w:r w:rsidR="00810362">
        <w:t>Interialmesseinheiten</w:t>
      </w:r>
      <w:proofErr w:type="spellEnd"/>
      <w:r w:rsidR="00810362">
        <w:t xml:space="preserve"> genutzt</w:t>
      </w:r>
      <w:r w:rsidR="007846F8">
        <w:t>,</w:t>
      </w:r>
      <w:r w:rsidR="00810362">
        <w:t xml:space="preserve"> wie z.B. bei </w:t>
      </w:r>
      <w:proofErr w:type="spellStart"/>
      <w:r w:rsidR="00653146">
        <w:t>Infinadeck</w:t>
      </w:r>
      <w:proofErr w:type="spellEnd"/>
      <w:r w:rsidR="00606961">
        <w:t>,</w:t>
      </w:r>
      <w:r w:rsidR="00606961" w:rsidRPr="00606961">
        <w:rPr>
          <w:rStyle w:val="Emphasis"/>
        </w:rPr>
        <w:t xml:space="preserve"> </w:t>
      </w:r>
      <w:r w:rsidR="00606961" w:rsidRPr="00606961">
        <w:t>Hex-Core-Prototype</w:t>
      </w:r>
      <w:r w:rsidR="00810362">
        <w:t xml:space="preserve"> </w:t>
      </w:r>
      <w:proofErr w:type="spellStart"/>
      <w:r w:rsidR="00810362">
        <w:t>Virtuix</w:t>
      </w:r>
      <w:proofErr w:type="spellEnd"/>
      <w:r w:rsidR="00810362">
        <w:t xml:space="preserve"> </w:t>
      </w:r>
      <w:proofErr w:type="spellStart"/>
      <w:r w:rsidR="00810362">
        <w:t>Omni</w:t>
      </w:r>
      <w:proofErr w:type="spellEnd"/>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0603F986" w:rsidR="008F48D2" w:rsidRDefault="000902B5" w:rsidP="006A5A01">
      <w:pPr>
        <w:pStyle w:val="Caption"/>
      </w:pPr>
      <w:bookmarkStart w:id="121" w:name="_Ref77836452"/>
      <w:bookmarkStart w:id="122" w:name="_Ref67560018"/>
      <w:bookmarkStart w:id="123" w:name="_Toc80081944"/>
      <w:r>
        <w:t xml:space="preserve">Abb. </w:t>
      </w:r>
      <w:fldSimple w:instr=" SEQ Abb. \* ARABIC ">
        <w:r w:rsidR="00B34494">
          <w:rPr>
            <w:noProof/>
          </w:rPr>
          <w:t>12</w:t>
        </w:r>
      </w:fldSimple>
      <w:bookmarkEnd w:id="121"/>
      <w:r>
        <w:t xml:space="preserve">: </w:t>
      </w:r>
      <w:proofErr w:type="spellStart"/>
      <w:r>
        <w:t>O</w:t>
      </w:r>
      <w:r w:rsidRPr="00574F21">
        <w:t>mnidirektionales</w:t>
      </w:r>
      <w:proofErr w:type="spellEnd"/>
      <w:r w:rsidRPr="00574F21">
        <w:t xml:space="preserve"> Laufband</w:t>
      </w:r>
      <w:r>
        <w:t xml:space="preserve"> </w:t>
      </w:r>
      <w:proofErr w:type="spellStart"/>
      <w:r>
        <w:t>Infinadeck</w:t>
      </w:r>
      <w:proofErr w:type="spellEnd"/>
      <w:r>
        <w:t xml:space="preserve"> (links) und HCP (rechts)</w:t>
      </w:r>
      <w:bookmarkEnd w:id="122"/>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123"/>
    </w:p>
    <w:p w14:paraId="0DC8DE93" w14:textId="47AB485D" w:rsidR="00E7078D" w:rsidRDefault="008F48D2" w:rsidP="00A014DE">
      <w:r>
        <w:t xml:space="preserve">In einer Studie verglichen Warren et al. die Benutzererfahrung zwischen einem Gaming Controller und dem </w:t>
      </w:r>
      <w:proofErr w:type="spellStart"/>
      <w:r>
        <w:t>omnidirektionale</w:t>
      </w:r>
      <w:proofErr w:type="spellEnd"/>
      <w:r>
        <w:t xml:space="preserve"> Laufband </w:t>
      </w:r>
      <w:proofErr w:type="spellStart"/>
      <w:r>
        <w:t>Virtuix</w:t>
      </w:r>
      <w:proofErr w:type="spellEnd"/>
      <w:r>
        <w:t xml:space="preserve"> </w:t>
      </w:r>
      <w:proofErr w:type="spellStart"/>
      <w:r>
        <w:t>Omni</w:t>
      </w:r>
      <w:proofErr w:type="spellEnd"/>
      <w:r>
        <w:t xml:space="preserve">. Die Aufgabe der Probanden war es, mehrere Fortbewegungsaufgaben zu bewältigen. Die Ergebnisse zeigen, dass der Controller eine bessere Benutzererfahrung bietet. Die Gründe dafür sind, dass die Fortbewegung mit dem </w:t>
      </w:r>
      <w:proofErr w:type="spellStart"/>
      <w:r>
        <w:t>Virtuix</w:t>
      </w:r>
      <w:proofErr w:type="spellEnd"/>
      <w:r>
        <w:t xml:space="preserve"> </w:t>
      </w:r>
      <w:proofErr w:type="spellStart"/>
      <w:r>
        <w:t>Omni</w:t>
      </w:r>
      <w:proofErr w:type="spellEnd"/>
      <w:r>
        <w:t xml:space="preserve">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403B666B" w:rsidR="00AF77BC" w:rsidRDefault="00AF77BC" w:rsidP="00AF77BC">
      <w:pPr>
        <w:pStyle w:val="Heading3"/>
      </w:pPr>
      <w:bookmarkStart w:id="124" w:name="_Toc82686243"/>
      <w:bookmarkStart w:id="125" w:name="_Toc82686988"/>
      <w:r>
        <w:t>Konditionierung</w:t>
      </w:r>
      <w:bookmarkEnd w:id="124"/>
      <w:bookmarkEnd w:id="125"/>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Heading4"/>
      </w:pPr>
      <w:bookmarkStart w:id="126" w:name="_Toc82686244"/>
      <w:bookmarkStart w:id="127" w:name="_Toc82686989"/>
      <w:r>
        <w:t>Klassische Konditionierung</w:t>
      </w:r>
      <w:bookmarkEnd w:id="126"/>
      <w:bookmarkEnd w:id="127"/>
    </w:p>
    <w:p w14:paraId="1C220ED1" w14:textId="2B9014B4" w:rsidR="00AF77BC" w:rsidRDefault="00AF77BC" w:rsidP="00AF77BC">
      <w:r>
        <w:t xml:space="preserve">Die </w:t>
      </w:r>
      <w:proofErr w:type="spellStart"/>
      <w:r>
        <w:t>Pawlowsche</w:t>
      </w:r>
      <w:proofErr w:type="spellEnd"/>
      <w:r>
        <w:t xml:space="preserv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w:t>
      </w:r>
      <w:proofErr w:type="spellStart"/>
      <w:r>
        <w:t>unkonditionierten</w:t>
      </w:r>
      <w:proofErr w:type="spellEnd"/>
      <w:r>
        <w:t xml:space="preserve"> affektiv bedeutsamen Reiz (US, </w:t>
      </w:r>
      <w:proofErr w:type="spellStart"/>
      <w:r>
        <w:t>unkonditionierter</w:t>
      </w:r>
      <w:proofErr w:type="spellEnd"/>
      <w:r>
        <w:t xml:space="preserve"> Stimulus) assoziiert wird. Der neutrale Reiz CS kann bei z.B. ein schmerzhafter Reiz, ein Ton oder Bild sein. Der neutrale Reiz wird so </w:t>
      </w:r>
      <w:r>
        <w:lastRenderedPageBreak/>
        <w:t xml:space="preserve">zu einem konditionierten Reiz, da dieser die emotionalen Eigenschaften des zuvor ausgelösten </w:t>
      </w:r>
      <w:proofErr w:type="spellStart"/>
      <w:r>
        <w:t>unkonditionierten</w:t>
      </w:r>
      <w:proofErr w:type="spellEnd"/>
      <w:r>
        <w:t xml:space="preserve"> Reiz erhält. Bei dem Experiment von Pawlow wurden bei Hunden Futter als </w:t>
      </w:r>
      <w:proofErr w:type="spellStart"/>
      <w:r>
        <w:t>unkonditioniertem</w:t>
      </w:r>
      <w:proofErr w:type="spellEnd"/>
      <w:r>
        <w:t xml:space="preserve"> Stimulus US verwendet, was bei den Tieren Speichelfluss als </w:t>
      </w:r>
      <w:proofErr w:type="spellStart"/>
      <w:r>
        <w:t>unkonditionierter</w:t>
      </w:r>
      <w:proofErr w:type="spellEnd"/>
      <w:r>
        <w:t xml:space="preserve"> Reaktion auslösten. Dabei wurde ein Glockenton bei der Vergabe des Futters als konditioniertem Stimulus CS eingesetzt. Danach zeigten die Hunde allein beim Hören der Glocke eine konditionierte Reaktion (CR), die der dem Speichelfluss als </w:t>
      </w:r>
      <w:proofErr w:type="spellStart"/>
      <w:r>
        <w:t>unkonditionierte</w:t>
      </w:r>
      <w:proofErr w:type="spellEnd"/>
      <w:r>
        <w:t xml:space="preserv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w:t>
      </w:r>
      <w:proofErr w:type="spellStart"/>
      <w:r>
        <w:t>Mowrer</w:t>
      </w:r>
      <w:proofErr w:type="spellEnd"/>
      <w:r>
        <w:t xml:space="preserve">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1651BE1F" w:rsidR="00AF77BC" w:rsidRDefault="00AF77BC" w:rsidP="00134B36">
      <w:pPr>
        <w:pStyle w:val="Heading4"/>
      </w:pPr>
      <w:bookmarkStart w:id="128" w:name="_Toc82686245"/>
      <w:bookmarkStart w:id="129" w:name="_Toc82686990"/>
      <w:r>
        <w:t xml:space="preserve">Operante </w:t>
      </w:r>
      <w:r w:rsidR="00EE44A8">
        <w:t>Konditionierung</w:t>
      </w:r>
      <w:bookmarkEnd w:id="128"/>
      <w:bookmarkEnd w:id="129"/>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3AAE3BBD" w:rsidR="00AF77BC" w:rsidRDefault="00AF77BC" w:rsidP="00134B36">
      <w:pPr>
        <w:pStyle w:val="Heading4"/>
      </w:pPr>
      <w:bookmarkStart w:id="130" w:name="_Toc82686246"/>
      <w:bookmarkStart w:id="131" w:name="_Toc82686991"/>
      <w:r>
        <w:t>Kontextkonditionierung</w:t>
      </w:r>
      <w:bookmarkEnd w:id="130"/>
      <w:bookmarkEnd w:id="131"/>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w:t>
      </w:r>
      <w:proofErr w:type="spellStart"/>
      <w:r>
        <w:t>unkonditionierter</w:t>
      </w:r>
      <w:proofErr w:type="spellEnd"/>
      <w:r>
        <w:t xml:space="preserve"> Reiz US (nicht durch einen konditionierten Reiz CS) ausgelöst, während die Person sich in einer bestimmten Umgebung befindet. Wenn es keinen eindeutigen bedrohungsauslösenden Reiz in der Umgebung gibt bzw. kein Hinweis auf die Vorhersage eines </w:t>
      </w:r>
      <w:proofErr w:type="spellStart"/>
      <w:r>
        <w:t>unkonditionierten</w:t>
      </w:r>
      <w:proofErr w:type="spellEnd"/>
      <w:r>
        <w:t xml:space="preserve"> Stimulus, entsteht ein Zustand der freischwebenden Angst bei Menschen. Der Kontext interagiert dabei auch mit der operanten Konditionierung, da ein konditionierter Stimulus einen </w:t>
      </w:r>
      <w:proofErr w:type="spellStart"/>
      <w:r>
        <w:t>unkonditionierten</w:t>
      </w:r>
      <w:proofErr w:type="spellEnd"/>
      <w:r>
        <w:t xml:space="preserve"> Stimulus ein einem Kontext vorhersagt, zu einem späteren Zeitpunkt in einem anderen Kontext dann ohne einen </w:t>
      </w:r>
      <w:proofErr w:type="spellStart"/>
      <w:r>
        <w:t>unkonditionierten</w:t>
      </w:r>
      <w:proofErr w:type="spellEnd"/>
      <w:r>
        <w:t xml:space="preserve"> Stimulus präsentiert werden. Die </w:t>
      </w:r>
      <w:r w:rsidRPr="00EF30F9">
        <w:t>Kontextkonditionierung</w:t>
      </w:r>
      <w:r>
        <w:t xml:space="preserve"> ist bei fehlenden </w:t>
      </w:r>
      <w:proofErr w:type="spellStart"/>
      <w:r>
        <w:t>unkonditionierten</w:t>
      </w:r>
      <w:proofErr w:type="spellEnd"/>
      <w:r>
        <w:t xml:space="preserve"> Stimulus </w:t>
      </w:r>
      <w:r>
        <w:lastRenderedPageBreak/>
        <w:t xml:space="preserve">besonders effektiv. </w:t>
      </w:r>
      <w:proofErr w:type="spellStart"/>
      <w:r>
        <w:t>Grillon</w:t>
      </w:r>
      <w:proofErr w:type="spellEnd"/>
      <w:r>
        <w:t xml:space="preserve"> et al. stellten fest, dass ein Kontext größere Angst und dadurch ein größeres Vermeidungsverhalten hervorruft, wenn ein unvorhersehbarer </w:t>
      </w:r>
      <w:proofErr w:type="spellStart"/>
      <w:r>
        <w:t>unkonditionierter</w:t>
      </w:r>
      <w:proofErr w:type="spellEnd"/>
      <w:r>
        <w:t xml:space="preserve"> Stimulus US in diesem Kontext auftrat im Vergleich zu einem vorhersehbaren </w:t>
      </w:r>
      <w:proofErr w:type="spellStart"/>
      <w:r>
        <w:t>unkonditionierten</w:t>
      </w:r>
      <w:proofErr w:type="spellEnd"/>
      <w:r>
        <w:t xml:space="preserve">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6E82213A" w:rsidR="00AF77BC" w:rsidRDefault="00AF77BC" w:rsidP="00AF77BC">
      <w:pPr>
        <w:pStyle w:val="Heading4"/>
      </w:pPr>
      <w:bookmarkStart w:id="132" w:name="_Toc82686247"/>
      <w:bookmarkStart w:id="133" w:name="_Toc82686992"/>
      <w:r>
        <w:t>Konditionierung in Virtual Reality</w:t>
      </w:r>
      <w:bookmarkEnd w:id="132"/>
      <w:bookmarkEnd w:id="133"/>
    </w:p>
    <w:p w14:paraId="0AC8D003" w14:textId="312DFADB"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w:t>
      </w:r>
      <w:proofErr w:type="spellStart"/>
      <w:r>
        <w:t>Mounted</w:t>
      </w:r>
      <w:proofErr w:type="spellEnd"/>
      <w:r>
        <w:t xml:space="preserve">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proofErr w:type="spellStart"/>
      <w:r>
        <w:t>Glotzbach</w:t>
      </w:r>
      <w:proofErr w:type="spellEnd"/>
      <w:r>
        <w:t xml:space="preserve">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676EB2F" w:rsidR="003D7E27" w:rsidRDefault="003D7E27" w:rsidP="003D7E27">
      <w:pPr>
        <w:pStyle w:val="Heading3"/>
      </w:pPr>
      <w:bookmarkStart w:id="134" w:name="_Toc82686248"/>
      <w:bookmarkStart w:id="135" w:name="_Toc82686993"/>
      <w:proofErr w:type="spellStart"/>
      <w:r>
        <w:t>Unity</w:t>
      </w:r>
      <w:proofErr w:type="spellEnd"/>
      <w:r>
        <w:t xml:space="preserve"> 3D</w:t>
      </w:r>
      <w:bookmarkEnd w:id="134"/>
      <w:bookmarkEnd w:id="135"/>
    </w:p>
    <w:p w14:paraId="4595919E" w14:textId="1EDBA220" w:rsidR="003D7E27" w:rsidRDefault="003D7E27" w:rsidP="003D7E27">
      <w:proofErr w:type="spellStart"/>
      <w:r>
        <w:t>Unity</w:t>
      </w:r>
      <w:proofErr w:type="spellEnd"/>
      <w:r>
        <w:t xml:space="preserve">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455D6A28" w:rsidR="00E217D1" w:rsidRDefault="003B009B" w:rsidP="004852ED">
      <w:pPr>
        <w:pStyle w:val="Caption"/>
      </w:pPr>
      <w:bookmarkStart w:id="136" w:name="_Ref77836520"/>
      <w:bookmarkStart w:id="137" w:name="_Ref74038331"/>
      <w:bookmarkStart w:id="138" w:name="_Toc80081945"/>
      <w:r>
        <w:t xml:space="preserve">Abb. </w:t>
      </w:r>
      <w:fldSimple w:instr=" SEQ Abb. \* ARABIC ">
        <w:r w:rsidR="00B34494">
          <w:rPr>
            <w:noProof/>
          </w:rPr>
          <w:t>13</w:t>
        </w:r>
      </w:fldSimple>
      <w:bookmarkEnd w:id="136"/>
      <w:r>
        <w:t xml:space="preserve">: </w:t>
      </w:r>
      <w:proofErr w:type="spellStart"/>
      <w:r>
        <w:t>Unity</w:t>
      </w:r>
      <w:proofErr w:type="spellEnd"/>
      <w:r>
        <w:t xml:space="preserve"> Editor Übersicht</w:t>
      </w:r>
      <w:bookmarkEnd w:id="137"/>
      <w:bookmarkEnd w:id="138"/>
    </w:p>
    <w:p w14:paraId="10179CB6" w14:textId="31DB14FD" w:rsidR="00DF700B" w:rsidRDefault="00B4141D" w:rsidP="003D7E27">
      <w:r>
        <w:t>Das Interface de</w:t>
      </w:r>
      <w:r w:rsidR="00946307">
        <w:t xml:space="preserve">s </w:t>
      </w:r>
      <w:proofErr w:type="spellStart"/>
      <w:r w:rsidR="00946307">
        <w:t>Unity</w:t>
      </w:r>
      <w:proofErr w:type="spellEnd"/>
      <w:r w:rsidR="00946307">
        <w:t xml:space="preserve">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Paragraph"/>
        <w:numPr>
          <w:ilvl w:val="0"/>
          <w:numId w:val="25"/>
        </w:numPr>
      </w:pPr>
      <w:r>
        <w:t xml:space="preserve">Die </w:t>
      </w:r>
      <w:r w:rsidRPr="00C14E23">
        <w:rPr>
          <w:rStyle w:val="Emphasis"/>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w:t>
      </w:r>
      <w:proofErr w:type="spellStart"/>
      <w:r>
        <w:t>Unity</w:t>
      </w:r>
      <w:proofErr w:type="spellEnd"/>
      <w:r>
        <w:t xml:space="preserve"> </w:t>
      </w:r>
      <w:proofErr w:type="spellStart"/>
      <w:r>
        <w:t>Collaborate</w:t>
      </w:r>
      <w:proofErr w:type="spellEnd"/>
      <w:r>
        <w:t xml:space="preserve">, den </w:t>
      </w:r>
      <w:proofErr w:type="spellStart"/>
      <w:r>
        <w:t>Unity</w:t>
      </w:r>
      <w:proofErr w:type="spellEnd"/>
      <w:r>
        <w:t xml:space="preserve"> Cloud Services und dem </w:t>
      </w:r>
      <w:proofErr w:type="spellStart"/>
      <w:r>
        <w:t>Unity</w:t>
      </w:r>
      <w:proofErr w:type="spellEnd"/>
      <w:r>
        <w:t xml:space="preserve">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Paragraph"/>
        <w:numPr>
          <w:ilvl w:val="0"/>
          <w:numId w:val="25"/>
        </w:numPr>
      </w:pPr>
      <w:r>
        <w:t xml:space="preserve">Im </w:t>
      </w:r>
      <w:proofErr w:type="spellStart"/>
      <w:r w:rsidRPr="008F4BC8">
        <w:rPr>
          <w:rStyle w:val="Emphasis"/>
          <w:b/>
          <w:bCs/>
        </w:rPr>
        <w:t>Hierarchy</w:t>
      </w:r>
      <w:proofErr w:type="spellEnd"/>
      <w:r>
        <w:t xml:space="preserve"> Fenster im linken mittleren Bereich befindet sich eine hierarchische Darstellung jedes </w:t>
      </w:r>
      <w:proofErr w:type="spellStart"/>
      <w:r>
        <w:t>GameObjects</w:t>
      </w:r>
      <w:proofErr w:type="spellEnd"/>
      <w:r>
        <w:t xml:space="preserve">, die sich in der aktuellen Szene befinden, und zeigt dabei die Struktur auf, wie die verschiedenen </w:t>
      </w:r>
      <w:proofErr w:type="spellStart"/>
      <w:r>
        <w:t>GameObjects</w:t>
      </w:r>
      <w:proofErr w:type="spellEnd"/>
      <w:r>
        <w:t xml:space="preserve"> miteinander in Verbindung stehen</w:t>
      </w:r>
      <w:r w:rsidR="00EE44A8">
        <w:t>.</w:t>
      </w:r>
      <w:r>
        <w:t xml:space="preserve"> Die </w:t>
      </w:r>
      <w:r w:rsidRPr="008F4BC8">
        <w:rPr>
          <w:rStyle w:val="Emphasis"/>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w:t>
      </w:r>
      <w:proofErr w:type="spellStart"/>
      <w:r>
        <w:t>Unity</w:t>
      </w:r>
      <w:proofErr w:type="spellEnd"/>
      <w:r>
        <w:t xml:space="preserve"> </w:t>
      </w:r>
      <w:proofErr w:type="spellStart"/>
      <w:r>
        <w:t>Collaborate</w:t>
      </w:r>
      <w:proofErr w:type="spellEnd"/>
      <w:r>
        <w:t xml:space="preserve">, den </w:t>
      </w:r>
      <w:proofErr w:type="spellStart"/>
      <w:r>
        <w:t>Unity</w:t>
      </w:r>
      <w:proofErr w:type="spellEnd"/>
      <w:r>
        <w:t xml:space="preserve"> Cloud Services und dem </w:t>
      </w:r>
      <w:proofErr w:type="spellStart"/>
      <w:r>
        <w:t>Unity</w:t>
      </w:r>
      <w:proofErr w:type="spellEnd"/>
      <w:r>
        <w:t xml:space="preserve">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Paragraph"/>
        <w:numPr>
          <w:ilvl w:val="0"/>
          <w:numId w:val="25"/>
        </w:numPr>
      </w:pPr>
      <w:r>
        <w:t xml:space="preserve">Die </w:t>
      </w:r>
      <w:r w:rsidRPr="001D2440">
        <w:rPr>
          <w:rStyle w:val="Emphasis"/>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Paragraph"/>
        <w:numPr>
          <w:ilvl w:val="0"/>
          <w:numId w:val="25"/>
        </w:numPr>
      </w:pPr>
      <w:r>
        <w:t xml:space="preserve">Die </w:t>
      </w:r>
      <w:r w:rsidRPr="001D2440">
        <w:rPr>
          <w:rStyle w:val="Emphasis"/>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Paragraph"/>
        <w:numPr>
          <w:ilvl w:val="0"/>
          <w:numId w:val="25"/>
        </w:numPr>
      </w:pPr>
      <w:r>
        <w:t xml:space="preserve">Das </w:t>
      </w:r>
      <w:proofErr w:type="spellStart"/>
      <w:r w:rsidRPr="00A179AF">
        <w:rPr>
          <w:rStyle w:val="Emphasis"/>
          <w:b/>
          <w:bCs/>
        </w:rPr>
        <w:t>Inspector</w:t>
      </w:r>
      <w:proofErr w:type="spellEnd"/>
      <w:r>
        <w:t xml:space="preserve"> Fenster auf der rechten Seite zeigt eine Übersicht und Bearbeitungsmöglichkeiten aller Eigenschaften des ausgewählten </w:t>
      </w:r>
      <w:proofErr w:type="spellStart"/>
      <w:r>
        <w:t>GameObjects</w:t>
      </w:r>
      <w:proofErr w:type="spellEnd"/>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Paragraph"/>
        <w:numPr>
          <w:ilvl w:val="0"/>
          <w:numId w:val="25"/>
        </w:numPr>
      </w:pPr>
      <w:r>
        <w:lastRenderedPageBreak/>
        <w:t xml:space="preserve">Das </w:t>
      </w:r>
      <w:r w:rsidRPr="0081363F">
        <w:rPr>
          <w:rStyle w:val="Emphasis"/>
          <w:b/>
          <w:bCs/>
        </w:rPr>
        <w:t>Proje</w:t>
      </w:r>
      <w:r w:rsidR="0081363F" w:rsidRPr="0081363F">
        <w:rPr>
          <w:rStyle w:val="Emphasis"/>
          <w:b/>
          <w:bCs/>
        </w:rPr>
        <w:t>c</w:t>
      </w:r>
      <w:r w:rsidRPr="0081363F">
        <w:rPr>
          <w:rStyle w:val="Emphasis"/>
          <w:b/>
          <w:bCs/>
        </w:rPr>
        <w:t>t</w:t>
      </w:r>
      <w:r>
        <w:t xml:space="preserve"> Fenster in der unteren Hälfte des Editors zeigt die Bibliothek aller importierten Assets im Projekt, die genutzt werden können</w:t>
      </w:r>
      <w:r w:rsidR="004C0BA5">
        <w:t xml:space="preserve">. Ebenso können hier eigene Objekte wie Skripte, </w:t>
      </w:r>
      <w:proofErr w:type="spellStart"/>
      <w:r w:rsidR="004C0BA5">
        <w:t>Prefabs</w:t>
      </w:r>
      <w:proofErr w:type="spellEnd"/>
      <w:r w:rsidR="004C0BA5">
        <w:t xml:space="preserve">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Paragraph"/>
        <w:numPr>
          <w:ilvl w:val="0"/>
          <w:numId w:val="25"/>
        </w:numPr>
      </w:pPr>
      <w:r>
        <w:t xml:space="preserve">Die </w:t>
      </w:r>
      <w:r w:rsidRPr="009C1718">
        <w:rPr>
          <w:rStyle w:val="Emphasis"/>
          <w:b/>
          <w:bCs/>
        </w:rPr>
        <w:t>Statusleiste</w:t>
      </w:r>
      <w:r>
        <w:t xml:space="preserve"> am unteren Rand zeigt Benachrichtigungen von den </w:t>
      </w:r>
      <w:proofErr w:type="spellStart"/>
      <w:r>
        <w:t>Unity</w:t>
      </w:r>
      <w:proofErr w:type="spellEnd"/>
      <w:r>
        <w:t xml:space="preserve">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592C6107" w:rsidR="003D7E27" w:rsidRDefault="003D7E27" w:rsidP="003D7E27">
      <w:pPr>
        <w:pStyle w:val="Heading3"/>
      </w:pPr>
      <w:bookmarkStart w:id="139" w:name="_Toc82686249"/>
      <w:bookmarkStart w:id="140" w:name="_Toc82686994"/>
      <w:proofErr w:type="spellStart"/>
      <w:r>
        <w:t>Oculus</w:t>
      </w:r>
      <w:proofErr w:type="spellEnd"/>
      <w:r>
        <w:t xml:space="preserve"> Quest</w:t>
      </w:r>
      <w:bookmarkEnd w:id="139"/>
      <w:bookmarkEnd w:id="140"/>
    </w:p>
    <w:p w14:paraId="4A4BF167" w14:textId="5497C034" w:rsidR="003D7E27" w:rsidRDefault="003D7E27" w:rsidP="003D7E27">
      <w:r>
        <w:t xml:space="preserve">Bei der </w:t>
      </w:r>
      <w:proofErr w:type="spellStart"/>
      <w:r>
        <w:t>Oculus</w:t>
      </w:r>
      <w:proofErr w:type="spellEnd"/>
      <w:r>
        <w:t xml:space="preserve">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w:t>
      </w:r>
      <w:proofErr w:type="spellStart"/>
      <w:r>
        <w:t>Degrees</w:t>
      </w:r>
      <w:proofErr w:type="spellEnd"/>
      <w:r>
        <w:t xml:space="preserve"> </w:t>
      </w:r>
      <w:proofErr w:type="spellStart"/>
      <w:r>
        <w:t>of</w:t>
      </w:r>
      <w:proofErr w:type="spellEnd"/>
      <w:r>
        <w:t xml:space="preserve">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983543">
        <w:t xml:space="preserve">Abb. </w:t>
      </w:r>
      <w:r w:rsidR="00456F48" w:rsidRPr="00983543">
        <w:rPr>
          <w:noProof/>
        </w:rPr>
        <w:t>14</w:t>
      </w:r>
      <w:r w:rsidR="00B1209A">
        <w:fldChar w:fldCharType="end"/>
      </w:r>
      <w:r>
        <w:fldChar w:fldCharType="begin"/>
      </w:r>
      <w:r>
        <w:instrText xml:space="preserve"> REF _Ref65339215 \h </w:instrText>
      </w:r>
      <w:r>
        <w:fldChar w:fldCharType="separate"/>
      </w:r>
      <w:r w:rsidR="00456F48" w:rsidRPr="00983543">
        <w:t xml:space="preserve">Abb. </w:t>
      </w:r>
      <w:r w:rsidR="00456F48" w:rsidRPr="00983543">
        <w:rPr>
          <w:noProof/>
        </w:rPr>
        <w:t>14</w:t>
      </w:r>
      <w:r w:rsidR="00456F48" w:rsidRPr="00983543">
        <w:t xml:space="preserve">: </w:t>
      </w:r>
      <w:proofErr w:type="spellStart"/>
      <w:r w:rsidR="00456F48" w:rsidRPr="00983543">
        <w:t>Oculus</w:t>
      </w:r>
      <w:proofErr w:type="spellEnd"/>
      <w:r w:rsidR="00456F48" w:rsidRPr="00983543">
        <w:t xml:space="preserve">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59D817D7" w:rsidR="003D7E27" w:rsidRPr="00E753B4" w:rsidRDefault="003D7E27" w:rsidP="00606CDC">
      <w:pPr>
        <w:pStyle w:val="Caption"/>
        <w:rPr>
          <w:lang w:val="en-US"/>
        </w:rPr>
      </w:pPr>
      <w:bookmarkStart w:id="141" w:name="_Ref77836543"/>
      <w:bookmarkStart w:id="142" w:name="_Ref65339215"/>
      <w:bookmarkStart w:id="143" w:name="_Toc80081946"/>
      <w:r w:rsidRPr="003D01E5">
        <w:rPr>
          <w:lang w:val="en-US"/>
        </w:rPr>
        <w:t xml:space="preserve">Abb. </w:t>
      </w:r>
      <w:r>
        <w:fldChar w:fldCharType="begin"/>
      </w:r>
      <w:r w:rsidRPr="003D01E5">
        <w:rPr>
          <w:lang w:val="en-US"/>
        </w:rPr>
        <w:instrText xml:space="preserve"> SEQ Abb. \* ARABIC </w:instrText>
      </w:r>
      <w:r>
        <w:fldChar w:fldCharType="separate"/>
      </w:r>
      <w:r w:rsidR="00B34494">
        <w:rPr>
          <w:noProof/>
          <w:lang w:val="en-US"/>
        </w:rPr>
        <w:t>14</w:t>
      </w:r>
      <w:r>
        <w:rPr>
          <w:noProof/>
        </w:rPr>
        <w:fldChar w:fldCharType="end"/>
      </w:r>
      <w:bookmarkEnd w:id="141"/>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142"/>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143"/>
    </w:p>
    <w:p w14:paraId="179D7CF3" w14:textId="411714A4" w:rsidR="003D7E27" w:rsidRDefault="0091116E" w:rsidP="0091116E">
      <w:pPr>
        <w:pStyle w:val="Heading3"/>
      </w:pPr>
      <w:bookmarkStart w:id="144" w:name="_Ref77235616"/>
      <w:bookmarkStart w:id="145" w:name="_Toc82686250"/>
      <w:bookmarkStart w:id="146" w:name="_Toc82686995"/>
      <w:r>
        <w:t>HTC Vive</w:t>
      </w:r>
      <w:bookmarkEnd w:id="144"/>
      <w:bookmarkEnd w:id="145"/>
      <w:bookmarkEnd w:id="146"/>
      <w:r w:rsidR="0076334A">
        <w:t xml:space="preserve"> </w:t>
      </w:r>
    </w:p>
    <w:p w14:paraId="51CB33CD" w14:textId="35B3D283" w:rsidR="00906B4F" w:rsidRDefault="008C1666" w:rsidP="00906B4F">
      <w:r>
        <w:t xml:space="preserve">Die erste HTC Vive wurde </w:t>
      </w:r>
      <w:r w:rsidR="00946D36">
        <w:t>in der Zusammenarbeit</w:t>
      </w:r>
      <w:r>
        <w:t xml:space="preserve"> mit </w:t>
      </w:r>
      <w:proofErr w:type="spellStart"/>
      <w:r>
        <w:t>Valve</w:t>
      </w:r>
      <w:proofErr w:type="spellEnd"/>
      <w:r w:rsidR="002D5454">
        <w:t xml:space="preserve"> (</w:t>
      </w:r>
      <w:proofErr w:type="spellStart"/>
      <w:r w:rsidR="002D5454">
        <w:t>SteamVR</w:t>
      </w:r>
      <w:proofErr w:type="spellEnd"/>
      <w:r w:rsidR="002D5454">
        <w:t>)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0139E520" w:rsidR="007244BD" w:rsidRDefault="00DD0CB9" w:rsidP="007C025D">
      <w:pPr>
        <w:pStyle w:val="Caption"/>
      </w:pPr>
      <w:bookmarkStart w:id="147" w:name="_Ref77836576"/>
      <w:bookmarkStart w:id="148" w:name="_Toc80081947"/>
      <w:r>
        <w:t xml:space="preserve">Abb. </w:t>
      </w:r>
      <w:fldSimple w:instr=" SEQ Abb. \* ARABIC ">
        <w:r w:rsidR="00B34494">
          <w:rPr>
            <w:noProof/>
          </w:rPr>
          <w:t>15</w:t>
        </w:r>
      </w:fldSimple>
      <w:bookmarkEnd w:id="147"/>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148"/>
    </w:p>
    <w:p w14:paraId="7BDE8A4A" w14:textId="06034E10" w:rsidR="008D14E4" w:rsidRDefault="008D14E4" w:rsidP="008D14E4">
      <w:pPr>
        <w:pStyle w:val="Heading4"/>
        <w:numPr>
          <w:ilvl w:val="3"/>
          <w:numId w:val="26"/>
        </w:numPr>
      </w:pPr>
      <w:bookmarkStart w:id="149" w:name="_Toc82686251"/>
      <w:bookmarkStart w:id="150" w:name="_Toc82686996"/>
      <w:r>
        <w:t>Display</w:t>
      </w:r>
      <w:bookmarkEnd w:id="149"/>
      <w:bookmarkEnd w:id="150"/>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7160856E" w:rsidR="006235A8" w:rsidRDefault="006235A8" w:rsidP="006235A8">
      <w:pPr>
        <w:pStyle w:val="Heading4"/>
      </w:pPr>
      <w:bookmarkStart w:id="151" w:name="_Toc82686252"/>
      <w:bookmarkStart w:id="152" w:name="_Toc82686997"/>
      <w:r>
        <w:t>Controller</w:t>
      </w:r>
      <w:bookmarkEnd w:id="151"/>
      <w:bookmarkEnd w:id="152"/>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15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153"/>
      <w:r w:rsidR="00006B82">
        <w:t xml:space="preserve"> </w:t>
      </w:r>
      <w:r w:rsidR="00E7407F">
        <w:t>.</w:t>
      </w:r>
    </w:p>
    <w:p w14:paraId="3F756144" w14:textId="64A39904" w:rsidR="00860A7A" w:rsidRDefault="00AD0572" w:rsidP="00860A7A">
      <w:pPr>
        <w:pStyle w:val="ListParagraph"/>
        <w:numPr>
          <w:ilvl w:val="0"/>
          <w:numId w:val="27"/>
        </w:numPr>
      </w:pPr>
      <w:r>
        <w:t xml:space="preserve">Mit der </w:t>
      </w:r>
      <w:r w:rsidRPr="0066739E">
        <w:rPr>
          <w:rStyle w:val="Emphasis"/>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Paragraph"/>
        <w:numPr>
          <w:ilvl w:val="0"/>
          <w:numId w:val="27"/>
        </w:numPr>
      </w:pPr>
      <w:r>
        <w:t xml:space="preserve">Über das </w:t>
      </w:r>
      <w:proofErr w:type="spellStart"/>
      <w:r w:rsidRPr="004B6039">
        <w:rPr>
          <w:rStyle w:val="Emphasis"/>
          <w:b/>
          <w:bCs/>
        </w:rPr>
        <w:t>Trackpad</w:t>
      </w:r>
      <w:proofErr w:type="spellEnd"/>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Paragraph"/>
        <w:numPr>
          <w:ilvl w:val="0"/>
          <w:numId w:val="27"/>
        </w:numPr>
      </w:pPr>
      <w:r>
        <w:t xml:space="preserve">Das Einschalten, Ausschalten oder Koppeln des Controllers kann über die </w:t>
      </w:r>
      <w:r w:rsidRPr="00466A51">
        <w:rPr>
          <w:rStyle w:val="Emphasis"/>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Paragraph"/>
        <w:numPr>
          <w:ilvl w:val="0"/>
          <w:numId w:val="27"/>
        </w:numPr>
      </w:pPr>
      <w:r>
        <w:t>Die</w:t>
      </w:r>
      <w:r w:rsidR="00F26F75">
        <w:t xml:space="preserve"> </w:t>
      </w:r>
      <w:r w:rsidR="00F26F75" w:rsidRPr="00F21C1E">
        <w:rPr>
          <w:rStyle w:val="Emphasis"/>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Paragraph"/>
        <w:numPr>
          <w:ilvl w:val="0"/>
          <w:numId w:val="27"/>
        </w:numPr>
      </w:pPr>
      <w:r>
        <w:t xml:space="preserve">Der </w:t>
      </w:r>
      <w:r w:rsidR="00FA7365" w:rsidRPr="00475692">
        <w:rPr>
          <w:rStyle w:val="Emphasis"/>
          <w:b/>
          <w:bCs/>
        </w:rPr>
        <w:t>Mico-USB-Anschluss</w:t>
      </w:r>
      <w:r w:rsidR="008D0ED6">
        <w:rPr>
          <w:rStyle w:val="Emphasis"/>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Paragraph"/>
        <w:numPr>
          <w:ilvl w:val="0"/>
          <w:numId w:val="27"/>
        </w:numPr>
      </w:pPr>
      <w:r>
        <w:t xml:space="preserve">Über die </w:t>
      </w:r>
      <w:r w:rsidR="00FA7365" w:rsidRPr="00B47B10">
        <w:rPr>
          <w:rStyle w:val="Emphasis"/>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Paragraph"/>
        <w:numPr>
          <w:ilvl w:val="0"/>
          <w:numId w:val="27"/>
        </w:numPr>
      </w:pPr>
      <w:r>
        <w:t xml:space="preserve">Die </w:t>
      </w:r>
      <w:r w:rsidR="00FA7365" w:rsidRPr="00474A47">
        <w:rPr>
          <w:rStyle w:val="Emphasis"/>
          <w:b/>
          <w:bCs/>
        </w:rPr>
        <w:t>Trigger</w:t>
      </w:r>
      <w:r w:rsidRPr="00474A47">
        <w:rPr>
          <w:rStyle w:val="Emphasis"/>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Paragraph"/>
        <w:numPr>
          <w:ilvl w:val="0"/>
          <w:numId w:val="27"/>
        </w:numPr>
      </w:pPr>
      <w:r>
        <w:lastRenderedPageBreak/>
        <w:t xml:space="preserve">Die </w:t>
      </w:r>
      <w:r w:rsidR="00FA7365" w:rsidRPr="008656C6">
        <w:rPr>
          <w:rStyle w:val="Emphasis"/>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502F86CD" w:rsidR="006235A8" w:rsidRDefault="008C74C8" w:rsidP="00AA6530">
      <w:pPr>
        <w:pStyle w:val="Caption"/>
      </w:pPr>
      <w:bookmarkStart w:id="154" w:name="_Ref77836605"/>
      <w:bookmarkStart w:id="155" w:name="_Ref74483099"/>
      <w:bookmarkStart w:id="156" w:name="_Toc80081948"/>
      <w:r>
        <w:t xml:space="preserve">Abb. </w:t>
      </w:r>
      <w:fldSimple w:instr=" SEQ Abb. \* ARABIC ">
        <w:r w:rsidR="00B34494">
          <w:rPr>
            <w:noProof/>
          </w:rPr>
          <w:t>16</w:t>
        </w:r>
      </w:fldSimple>
      <w:bookmarkEnd w:id="154"/>
      <w:r>
        <w:t>: HTC Vive Controller</w:t>
      </w:r>
      <w:bookmarkEnd w:id="155"/>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156"/>
    </w:p>
    <w:p w14:paraId="43EAAE03" w14:textId="0F1BA22B" w:rsidR="006235A8" w:rsidRDefault="006235A8" w:rsidP="006235A8">
      <w:pPr>
        <w:pStyle w:val="Heading4"/>
      </w:pPr>
      <w:bookmarkStart w:id="157" w:name="_Toc82686253"/>
      <w:bookmarkStart w:id="158" w:name="_Toc82686998"/>
      <w:r>
        <w:t>Tracking</w:t>
      </w:r>
      <w:bookmarkEnd w:id="157"/>
      <w:bookmarkEnd w:id="158"/>
    </w:p>
    <w:p w14:paraId="2958B0BE" w14:textId="32ECE74E" w:rsidR="00447BF5" w:rsidRDefault="00375DCE" w:rsidP="008A58D1">
      <w:r>
        <w:t xml:space="preserve">Die </w:t>
      </w:r>
      <w:proofErr w:type="spellStart"/>
      <w:r w:rsidRPr="00652190">
        <w:rPr>
          <w:rStyle w:val="Emphasis"/>
        </w:rPr>
        <w:t>SteamVR</w:t>
      </w:r>
      <w:proofErr w:type="spellEnd"/>
      <w:r w:rsidRPr="00652190">
        <w:rPr>
          <w:rStyle w:val="Emphasis"/>
        </w:rPr>
        <w:t xml:space="preserve">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 xml:space="preserve">Die Basisstationen basieren auf der von </w:t>
      </w:r>
      <w:proofErr w:type="spellStart"/>
      <w:r>
        <w:t>Val</w:t>
      </w:r>
      <w:r w:rsidR="007801E4">
        <w:t>v</w:t>
      </w:r>
      <w:r>
        <w:t>e</w:t>
      </w:r>
      <w:proofErr w:type="spellEnd"/>
      <w:r w:rsidR="00F5516C">
        <w:t xml:space="preserve"> und HTC</w:t>
      </w:r>
      <w:r>
        <w:t xml:space="preserve"> entwickelten </w:t>
      </w:r>
      <w:proofErr w:type="spellStart"/>
      <w:r>
        <w:t>SteamVR</w:t>
      </w:r>
      <w:proofErr w:type="spellEnd"/>
      <w:r>
        <w:t xml:space="preserve">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57B872D0" w:rsidR="00007494" w:rsidRDefault="00FE1D1E" w:rsidP="00007494">
      <w:pPr>
        <w:pStyle w:val="Heading4"/>
      </w:pPr>
      <w:bookmarkStart w:id="159" w:name="_Toc82686254"/>
      <w:bookmarkStart w:id="160" w:name="_Toc82686999"/>
      <w:r>
        <w:t>Vive W</w:t>
      </w:r>
      <w:r w:rsidR="00957B54">
        <w:t>LAN</w:t>
      </w:r>
      <w:r>
        <w:t xml:space="preserve"> Adapter</w:t>
      </w:r>
      <w:bookmarkEnd w:id="159"/>
      <w:bookmarkEnd w:id="160"/>
    </w:p>
    <w:p w14:paraId="7F7008EE" w14:textId="1EFBC01F" w:rsidR="00007494" w:rsidRDefault="00007494" w:rsidP="00007494">
      <w:r>
        <w:t xml:space="preserve">Durch die Zusammenarbeit mit </w:t>
      </w:r>
      <w:r w:rsidRPr="00007494">
        <w:t xml:space="preserve">Intel® </w:t>
      </w:r>
      <w:proofErr w:type="spellStart"/>
      <w:r w:rsidRPr="00007494">
        <w:t>WiGig</w:t>
      </w:r>
      <w:proofErr w:type="spellEnd"/>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proofErr w:type="spellStart"/>
      <w:r w:rsidR="00872437" w:rsidRPr="00872437">
        <w:t>SteamV</w:t>
      </w:r>
      <w:r w:rsidR="00872437">
        <w:t>R</w:t>
      </w:r>
      <w:proofErr w:type="spellEnd"/>
      <w:r w:rsidR="00872437">
        <w:t xml:space="preserve">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983543">
        <w:t xml:space="preserve">Abb. </w:t>
      </w:r>
      <w:r w:rsidR="00456F48" w:rsidRPr="00983543">
        <w:rPr>
          <w:noProof/>
        </w:rPr>
        <w:t>17</w:t>
      </w:r>
      <w:r w:rsidR="0045598F">
        <w:fldChar w:fldCharType="end"/>
      </w:r>
      <w:r w:rsidR="007E209D">
        <w:t>)</w:t>
      </w:r>
      <w:r w:rsidR="0030291C">
        <w:t xml:space="preserve">. </w:t>
      </w:r>
      <w:r w:rsidR="00D45B0D">
        <w:t xml:space="preserve">Zum einen der WLAN Adapter mit der Halterung für die HTC VIVE, die </w:t>
      </w:r>
      <w:proofErr w:type="spellStart"/>
      <w:r w:rsidR="00D45B0D" w:rsidRPr="00D45B0D">
        <w:t>PCIe</w:t>
      </w:r>
      <w:proofErr w:type="spellEnd"/>
      <w:r w:rsidR="00D45B0D" w:rsidRPr="00D45B0D">
        <w:t xml:space="preserve"> </w:t>
      </w:r>
      <w:proofErr w:type="spellStart"/>
      <w:r w:rsidR="00D45B0D" w:rsidRPr="00D45B0D">
        <w:t>WiGig</w:t>
      </w:r>
      <w:proofErr w:type="spellEnd"/>
      <w:r w:rsidR="00D45B0D" w:rsidRPr="00D45B0D">
        <w:t xml:space="preserve"> </w:t>
      </w:r>
      <w:r w:rsidR="00D45B0D" w:rsidRPr="00D45B0D">
        <w:lastRenderedPageBreak/>
        <w:t>Karte</w:t>
      </w:r>
      <w:r w:rsidR="00D45B0D">
        <w:t xml:space="preserve"> und die </w:t>
      </w:r>
      <w:r w:rsidR="00D45B0D" w:rsidRPr="00D45B0D">
        <w:t xml:space="preserve">WLAN </w:t>
      </w:r>
      <w:proofErr w:type="spellStart"/>
      <w:r w:rsidR="00D45B0D" w:rsidRPr="00D45B0D">
        <w:t>Linkbox</w:t>
      </w:r>
      <w:proofErr w:type="spellEnd"/>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3516779E" w:rsidR="007E209D" w:rsidRPr="00E753B4" w:rsidRDefault="007E209D" w:rsidP="007E209D">
      <w:pPr>
        <w:pStyle w:val="Caption"/>
        <w:rPr>
          <w:lang w:val="en-US"/>
        </w:rPr>
      </w:pPr>
      <w:bookmarkStart w:id="161" w:name="_Ref77836649"/>
      <w:bookmarkStart w:id="162" w:name="_Ref77253822"/>
      <w:bookmarkStart w:id="163"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B34494">
        <w:rPr>
          <w:noProof/>
          <w:lang w:val="en-US"/>
        </w:rPr>
        <w:t>17</w:t>
      </w:r>
      <w:r w:rsidR="00D7033A">
        <w:rPr>
          <w:noProof/>
        </w:rPr>
        <w:fldChar w:fldCharType="end"/>
      </w:r>
      <w:bookmarkEnd w:id="161"/>
      <w:r w:rsidRPr="00E753B4">
        <w:rPr>
          <w:lang w:val="en-US"/>
        </w:rPr>
        <w:t xml:space="preserve">: </w:t>
      </w:r>
      <w:proofErr w:type="spellStart"/>
      <w:r w:rsidRPr="00E753B4">
        <w:rPr>
          <w:lang w:val="en-US"/>
        </w:rPr>
        <w:t>Vive</w:t>
      </w:r>
      <w:proofErr w:type="spellEnd"/>
      <w:r w:rsidRPr="00E753B4">
        <w:rPr>
          <w:lang w:val="en-US"/>
        </w:rPr>
        <w:t xml:space="preserve"> WLAN Adapter </w:t>
      </w:r>
      <w:proofErr w:type="spellStart"/>
      <w:r w:rsidRPr="00E753B4">
        <w:rPr>
          <w:lang w:val="en-US"/>
        </w:rPr>
        <w:t>Komponente</w:t>
      </w:r>
      <w:bookmarkEnd w:id="162"/>
      <w:r w:rsidR="00EC09E1">
        <w:rPr>
          <w:lang w:val="en-US"/>
        </w:rPr>
        <w:t>n</w:t>
      </w:r>
      <w:proofErr w:type="spellEnd"/>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63"/>
    </w:p>
    <w:p w14:paraId="23E66DE2" w14:textId="613FD078" w:rsidR="00B16E27" w:rsidRDefault="008A5200" w:rsidP="00713367">
      <w:pPr>
        <w:pStyle w:val="Heading2"/>
      </w:pPr>
      <w:bookmarkStart w:id="164" w:name="_Toc82686255"/>
      <w:bookmarkStart w:id="165" w:name="_Toc82687000"/>
      <w:r>
        <w:lastRenderedPageBreak/>
        <w:t>Umsetzung</w:t>
      </w:r>
      <w:bookmarkEnd w:id="164"/>
      <w:bookmarkEnd w:id="165"/>
    </w:p>
    <w:p w14:paraId="6D7C78AC" w14:textId="53C2B89F" w:rsidR="003705CF" w:rsidRDefault="003B2B99" w:rsidP="003705CF">
      <w:r>
        <w:t>Dieses Kapitel ist in 5 Unterkapiteln unterteilt.</w:t>
      </w:r>
      <w:r w:rsidR="00FB4985">
        <w:t xml:space="preserve"> In den ersten beiden Unterkapiteln wird die Einbindung der VR-Brillen </w:t>
      </w:r>
      <w:proofErr w:type="spellStart"/>
      <w:r w:rsidR="00FB4985">
        <w:t>Oculus</w:t>
      </w:r>
      <w:proofErr w:type="spellEnd"/>
      <w:r w:rsidR="00FB4985">
        <w:t xml:space="preserve">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w:t>
      </w:r>
      <w:proofErr w:type="spellStart"/>
      <w:r>
        <w:t>Oculus</w:t>
      </w:r>
      <w:proofErr w:type="spellEnd"/>
      <w:r>
        <w:t xml:space="preserve">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w:t>
      </w:r>
      <w:proofErr w:type="spellStart"/>
      <w:r w:rsidR="0001692D">
        <w:t>Unity</w:t>
      </w:r>
      <w:proofErr w:type="spellEnd"/>
      <w:r w:rsidR="0001692D">
        <w:t xml:space="preserve"> 3D </w:t>
      </w:r>
      <w:r w:rsidR="00BD38F2">
        <w:t>mit</w:t>
      </w:r>
      <w:r w:rsidR="0001692D">
        <w:t xml:space="preserve"> der Version 20194.15 und Visual Studio 2019 verwendet.</w:t>
      </w:r>
    </w:p>
    <w:p w14:paraId="5A124660" w14:textId="004ED95C" w:rsidR="008B00B3" w:rsidRDefault="00D02496" w:rsidP="008B00B3">
      <w:pPr>
        <w:pStyle w:val="Heading3"/>
      </w:pPr>
      <w:bookmarkStart w:id="166" w:name="_Toc82686256"/>
      <w:bookmarkStart w:id="167" w:name="_Toc82687001"/>
      <w:r>
        <w:t xml:space="preserve">Einbindung der </w:t>
      </w:r>
      <w:proofErr w:type="spellStart"/>
      <w:r w:rsidR="00C033E3">
        <w:t>Oculus</w:t>
      </w:r>
      <w:proofErr w:type="spellEnd"/>
      <w:r w:rsidR="00C033E3">
        <w:t xml:space="preserve"> Quest</w:t>
      </w:r>
      <w:bookmarkEnd w:id="166"/>
      <w:bookmarkEnd w:id="167"/>
    </w:p>
    <w:p w14:paraId="6FEC3B76" w14:textId="71D720EB" w:rsidR="00380648" w:rsidRDefault="00380648" w:rsidP="00380648">
      <w:r>
        <w:t xml:space="preserve">Um selbst entwickelte grafische Anwendung bzw. Spiele in </w:t>
      </w:r>
      <w:proofErr w:type="spellStart"/>
      <w:r>
        <w:t>Unity</w:t>
      </w:r>
      <w:proofErr w:type="spellEnd"/>
      <w:r>
        <w:t xml:space="preserve"> 3D ausführen oder testen zu können, muss eine aktive Verbindung von der </w:t>
      </w:r>
      <w:proofErr w:type="spellStart"/>
      <w:r>
        <w:t>Oculus</w:t>
      </w:r>
      <w:proofErr w:type="spellEnd"/>
      <w:r>
        <w:t xml:space="preserve">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w:t>
      </w:r>
      <w:proofErr w:type="spellStart"/>
      <w:r w:rsidR="008D3BD6">
        <w:t>Unity</w:t>
      </w:r>
      <w:proofErr w:type="spellEnd"/>
      <w:r w:rsidR="008D3BD6">
        <w:t xml:space="preserve"> 3</w:t>
      </w:r>
      <w:r w:rsidR="00780A9A">
        <w:t>D in</w:t>
      </w:r>
      <w:r w:rsidR="008D3BD6">
        <w:t xml:space="preserve"> der Version 20194.15.</w:t>
      </w:r>
    </w:p>
    <w:p w14:paraId="7E68D20E" w14:textId="778B7D7B" w:rsidR="006542D9" w:rsidRDefault="006542D9" w:rsidP="006542D9">
      <w:pPr>
        <w:pStyle w:val="Heading4"/>
      </w:pPr>
      <w:bookmarkStart w:id="168" w:name="_Toc82686257"/>
      <w:bookmarkStart w:id="169" w:name="_Toc82687002"/>
      <w:r>
        <w:t xml:space="preserve">Schnittstelle zwischen PC und </w:t>
      </w:r>
      <w:proofErr w:type="spellStart"/>
      <w:r>
        <w:t>Oculus</w:t>
      </w:r>
      <w:proofErr w:type="spellEnd"/>
      <w:r>
        <w:t xml:space="preserve"> Quest</w:t>
      </w:r>
      <w:bookmarkEnd w:id="168"/>
      <w:bookmarkEnd w:id="169"/>
    </w:p>
    <w:p w14:paraId="3F33011F" w14:textId="32C14149" w:rsidR="006B3099" w:rsidRDefault="00380648" w:rsidP="00380648">
      <w:r>
        <w:t xml:space="preserve">Um die Verbindung zum PC erfolgreich herstellen zu können, </w:t>
      </w:r>
      <w:r w:rsidR="00672E27">
        <w:t>wurde</w:t>
      </w:r>
      <w:r>
        <w:t xml:space="preserve"> die Software </w:t>
      </w:r>
      <w:proofErr w:type="spellStart"/>
      <w:r w:rsidRPr="00D6271C">
        <w:rPr>
          <w:rStyle w:val="Emphasis"/>
        </w:rPr>
        <w:t>Oculus</w:t>
      </w:r>
      <w:proofErr w:type="spellEnd"/>
      <w:r w:rsidRPr="00D6271C">
        <w:rPr>
          <w:rStyle w:val="Emphasis"/>
        </w:rPr>
        <w:t xml:space="preserve"> Link</w:t>
      </w:r>
      <w:r>
        <w:t xml:space="preserve"> benötigt.</w:t>
      </w:r>
      <w:r w:rsidR="00E93017">
        <w:t xml:space="preserve"> Diese stellt die Schnittstelle zum PC her und stellt </w:t>
      </w:r>
      <w:proofErr w:type="spellStart"/>
      <w:r w:rsidR="00E93017">
        <w:t>Oculus</w:t>
      </w:r>
      <w:proofErr w:type="spellEnd"/>
      <w:r w:rsidR="00E93017">
        <w:t xml:space="preserve"> Rift Inhalte zur </w:t>
      </w:r>
      <w:r w:rsidR="00BE0D10">
        <w:t>Verfügung</w:t>
      </w:r>
      <w:r w:rsidR="00E93017">
        <w:t xml:space="preserve">. </w:t>
      </w:r>
      <w:r>
        <w:t>Diese wird</w:t>
      </w:r>
      <w:r w:rsidR="00951307">
        <w:t xml:space="preserve"> direkt</w:t>
      </w:r>
      <w:r>
        <w:t xml:space="preserve"> </w:t>
      </w:r>
      <w:r w:rsidR="008D4801">
        <w:t xml:space="preserve">von </w:t>
      </w:r>
      <w:proofErr w:type="spellStart"/>
      <w:r w:rsidR="00951307">
        <w:t>Oculus</w:t>
      </w:r>
      <w:proofErr w:type="spellEnd"/>
      <w:r>
        <w:t xml:space="preserve"> online angeboten. Erforderlich ist ebenso </w:t>
      </w:r>
      <w:r w:rsidR="009060F9">
        <w:t>das Aktivieren</w:t>
      </w:r>
      <w:r>
        <w:t xml:space="preserve"> der </w:t>
      </w:r>
      <w:proofErr w:type="spellStart"/>
      <w:r>
        <w:t>Oculus</w:t>
      </w:r>
      <w:proofErr w:type="spellEnd"/>
      <w:r>
        <w:t xml:space="preserve"> Quest Brille</w:t>
      </w:r>
      <w:r w:rsidR="006B3099">
        <w:t xml:space="preserve"> und der </w:t>
      </w:r>
      <w:proofErr w:type="spellStart"/>
      <w:r w:rsidR="006B3099">
        <w:t>Oculus</w:t>
      </w:r>
      <w:proofErr w:type="spellEnd"/>
      <w:r w:rsidR="006B3099">
        <w:t xml:space="preserve">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 xml:space="preserve">So kann die Brille von </w:t>
      </w:r>
      <w:proofErr w:type="spellStart"/>
      <w:r w:rsidR="00602F32">
        <w:t>Unity</w:t>
      </w:r>
      <w:proofErr w:type="spellEnd"/>
      <w:r w:rsidR="00602F32">
        <w:t xml:space="preserve"> 3D erkannt werden, und die </w:t>
      </w:r>
      <w:proofErr w:type="spellStart"/>
      <w:r w:rsidR="00602F32">
        <w:t>Oculus</w:t>
      </w:r>
      <w:proofErr w:type="spellEnd"/>
      <w:r w:rsidR="00602F32">
        <w:t xml:space="preserve">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9518BEF" w:rsidR="00951307" w:rsidRDefault="00602F32" w:rsidP="003A655D">
      <w:pPr>
        <w:pStyle w:val="Caption"/>
      </w:pPr>
      <w:bookmarkStart w:id="170" w:name="_Ref77836725"/>
      <w:bookmarkStart w:id="171" w:name="_Ref72155188"/>
      <w:bookmarkStart w:id="172" w:name="_Toc80081950"/>
      <w:r>
        <w:t xml:space="preserve">Abb. </w:t>
      </w:r>
      <w:fldSimple w:instr=" SEQ Abb. \* ARABIC ">
        <w:r w:rsidR="00B34494">
          <w:rPr>
            <w:noProof/>
          </w:rPr>
          <w:t>18</w:t>
        </w:r>
      </w:fldSimple>
      <w:bookmarkEnd w:id="170"/>
      <w:r>
        <w:t xml:space="preserve">: Gekoppelte Quest in </w:t>
      </w:r>
      <w:proofErr w:type="spellStart"/>
      <w:r>
        <w:t>Oculus</w:t>
      </w:r>
      <w:proofErr w:type="spellEnd"/>
      <w:r>
        <w:t xml:space="preserve"> Link</w:t>
      </w:r>
      <w:bookmarkEnd w:id="171"/>
      <w:bookmarkEnd w:id="172"/>
    </w:p>
    <w:p w14:paraId="69BA60B9" w14:textId="71AE5DDC" w:rsidR="00C033E3" w:rsidRDefault="00C033E3" w:rsidP="00380648">
      <w:pPr>
        <w:pStyle w:val="Heading4"/>
      </w:pPr>
      <w:bookmarkStart w:id="173" w:name="_Ref72174083"/>
      <w:bookmarkStart w:id="174" w:name="_Ref72174132"/>
      <w:bookmarkStart w:id="175" w:name="_Toc82686258"/>
      <w:bookmarkStart w:id="176" w:name="_Toc82687003"/>
      <w:r>
        <w:lastRenderedPageBreak/>
        <w:t xml:space="preserve">Einbindung in </w:t>
      </w:r>
      <w:proofErr w:type="spellStart"/>
      <w:r>
        <w:t>Unity</w:t>
      </w:r>
      <w:bookmarkEnd w:id="173"/>
      <w:bookmarkEnd w:id="174"/>
      <w:bookmarkEnd w:id="175"/>
      <w:bookmarkEnd w:id="176"/>
      <w:proofErr w:type="spellEnd"/>
      <w:r>
        <w:t xml:space="preserve"> </w:t>
      </w:r>
    </w:p>
    <w:p w14:paraId="44C9578C" w14:textId="1FCAC7E3" w:rsidR="00951307" w:rsidRDefault="00380648" w:rsidP="00380648">
      <w:r>
        <w:t xml:space="preserve">In </w:t>
      </w:r>
      <w:proofErr w:type="spellStart"/>
      <w:r>
        <w:t>Unity</w:t>
      </w:r>
      <w:proofErr w:type="spellEnd"/>
      <w:r>
        <w:t xml:space="preserve"> 3D ist es nötig, den </w:t>
      </w:r>
      <w:proofErr w:type="spellStart"/>
      <w:r>
        <w:t>Oculus</w:t>
      </w:r>
      <w:proofErr w:type="spellEnd"/>
      <w:r>
        <w:t xml:space="preserve"> Support einzurichten. Dazu </w:t>
      </w:r>
      <w:r w:rsidR="001241CF">
        <w:t xml:space="preserve">gab es </w:t>
      </w:r>
      <w:r>
        <w:t xml:space="preserve">zwei Möglichkeiten, welche ihre Vor- und Nachteile bieten. Das veraltete </w:t>
      </w:r>
      <w:r w:rsidRPr="00FE3622">
        <w:rPr>
          <w:rStyle w:val="Emphasis"/>
        </w:rPr>
        <w:t>XR-</w:t>
      </w:r>
      <w:proofErr w:type="spellStart"/>
      <w:r w:rsidRPr="00FE3622">
        <w:rPr>
          <w:rStyle w:val="Emphasis"/>
        </w:rPr>
        <w:t>Plugin</w:t>
      </w:r>
      <w:proofErr w:type="spellEnd"/>
      <w:r>
        <w:t xml:space="preserve"> Tool ist schon</w:t>
      </w:r>
      <w:r w:rsidR="00A71597">
        <w:t xml:space="preserve"> seit einiger Zeit</w:t>
      </w:r>
      <w:r>
        <w:t xml:space="preserve"> standardmäßig integriert und bietet dazu die Möglichkeit, </w:t>
      </w:r>
      <w:proofErr w:type="spellStart"/>
      <w:r w:rsidRPr="00FE3622">
        <w:rPr>
          <w:rStyle w:val="Emphasis"/>
        </w:rPr>
        <w:t>OpenVR</w:t>
      </w:r>
      <w:proofErr w:type="spellEnd"/>
      <w:r>
        <w:rPr>
          <w:rStyle w:val="Emphasis"/>
        </w:rPr>
        <w:t xml:space="preserve"> </w:t>
      </w:r>
      <w:r w:rsidRPr="00FE3622">
        <w:t>zu</w:t>
      </w:r>
      <w:r>
        <w:rPr>
          <w:rStyle w:val="Emphasis"/>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Emphasis"/>
        </w:rPr>
        <w:t>XR-Management</w:t>
      </w:r>
      <w:r w:rsidR="004D234A">
        <w:t xml:space="preserve"> soll das </w:t>
      </w:r>
      <w:r w:rsidR="004D234A" w:rsidRPr="009D287F">
        <w:rPr>
          <w:rStyle w:val="Emphasis"/>
        </w:rPr>
        <w:t>XR-</w:t>
      </w:r>
      <w:proofErr w:type="spellStart"/>
      <w:r w:rsidR="004D234A" w:rsidRPr="009D287F">
        <w:rPr>
          <w:rStyle w:val="Emphasis"/>
        </w:rPr>
        <w:t>Plugin</w:t>
      </w:r>
      <w:proofErr w:type="spellEnd"/>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proofErr w:type="spellStart"/>
      <w:r w:rsidR="006E4063" w:rsidRPr="009D287F">
        <w:rPr>
          <w:rStyle w:val="Emphasis"/>
        </w:rPr>
        <w:t>OpenVR</w:t>
      </w:r>
      <w:proofErr w:type="spellEnd"/>
      <w:r w:rsidR="006E4063">
        <w:t xml:space="preserve"> an.</w:t>
      </w:r>
      <w:r w:rsidR="004D234A">
        <w:t xml:space="preserve"> </w:t>
      </w:r>
      <w:r w:rsidR="009D287F">
        <w:t xml:space="preserve">Da </w:t>
      </w:r>
      <w:r w:rsidR="00380463">
        <w:t xml:space="preserve">die Entwicklung zu Hause mit der </w:t>
      </w:r>
      <w:proofErr w:type="spellStart"/>
      <w:r w:rsidR="00380463">
        <w:t>Oculus</w:t>
      </w:r>
      <w:proofErr w:type="spellEnd"/>
      <w:r w:rsidR="00380463">
        <w:t xml:space="preserve"> Quest durchgeführt </w:t>
      </w:r>
      <w:r w:rsidR="00DC52FE">
        <w:t>wurde</w:t>
      </w:r>
      <w:r w:rsidR="00380463">
        <w:t xml:space="preserve">, die Evaluation jedoch mit der leistungsstärkeren HTC Vive, </w:t>
      </w:r>
      <w:r w:rsidR="00E60E84">
        <w:t>wurde</w:t>
      </w:r>
      <w:r w:rsidR="00380463">
        <w:t xml:space="preserve"> die Umsetzung mit dem XR-</w:t>
      </w:r>
      <w:proofErr w:type="spellStart"/>
      <w:r w:rsidR="00380463">
        <w:t>Plugin</w:t>
      </w:r>
      <w:proofErr w:type="spellEnd"/>
      <w:r w:rsidR="00380463">
        <w:t xml:space="preserve"> umgesetzt.</w:t>
      </w:r>
      <w:r w:rsidR="004D6579">
        <w:t xml:space="preserve"> In den XR-Settings, die sich innerhalb der Player Einstellungen befinden,</w:t>
      </w:r>
      <w:r w:rsidR="003A4551">
        <w:t xml:space="preserve"> </w:t>
      </w:r>
      <w:r w:rsidR="00851172">
        <w:t>wurde</w:t>
      </w:r>
      <w:r w:rsidR="004D6579">
        <w:t xml:space="preserve"> </w:t>
      </w:r>
      <w:proofErr w:type="spellStart"/>
      <w:r w:rsidR="004D6579" w:rsidRPr="00EC09E1">
        <w:rPr>
          <w:rStyle w:val="Emphasis"/>
        </w:rPr>
        <w:t>Oculus</w:t>
      </w:r>
      <w:proofErr w:type="spellEnd"/>
      <w:r w:rsidR="004D6579">
        <w:t xml:space="preserve"> als Virtual Reality SKD hinzugefügt und der Haken unter </w:t>
      </w:r>
      <w:r w:rsidR="004D6579" w:rsidRPr="00EC09E1">
        <w:rPr>
          <w:rStyle w:val="Emphasis"/>
        </w:rPr>
        <w:t xml:space="preserve">Virtual Reality </w:t>
      </w:r>
      <w:proofErr w:type="spellStart"/>
      <w:r w:rsidR="004D6579" w:rsidRPr="00EC09E1">
        <w:rPr>
          <w:rStyle w:val="Emphasis"/>
        </w:rPr>
        <w:t>Supported</w:t>
      </w:r>
      <w:proofErr w:type="spellEnd"/>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2F021D90" w:rsidR="005C7C04" w:rsidRDefault="005E2EA2" w:rsidP="00875B73">
      <w:pPr>
        <w:pStyle w:val="Caption"/>
      </w:pPr>
      <w:bookmarkStart w:id="177" w:name="_Ref77836743"/>
      <w:bookmarkStart w:id="178" w:name="_Ref72157394"/>
      <w:bookmarkStart w:id="179" w:name="_Ref72157464"/>
      <w:bookmarkStart w:id="180" w:name="_Toc80081951"/>
      <w:r>
        <w:t xml:space="preserve">Abb. </w:t>
      </w:r>
      <w:fldSimple w:instr=" SEQ Abb. \* ARABIC ">
        <w:r w:rsidR="00B34494">
          <w:rPr>
            <w:noProof/>
          </w:rPr>
          <w:t>19</w:t>
        </w:r>
      </w:fldSimple>
      <w:bookmarkEnd w:id="177"/>
      <w:r>
        <w:t xml:space="preserve">: XR </w:t>
      </w:r>
      <w:bookmarkEnd w:id="178"/>
      <w:r>
        <w:t>Einstellungen</w:t>
      </w:r>
      <w:r w:rsidR="00423B2B">
        <w:t xml:space="preserve"> </w:t>
      </w:r>
      <w:r w:rsidR="00253DD2">
        <w:t xml:space="preserve">in </w:t>
      </w:r>
      <w:proofErr w:type="spellStart"/>
      <w:r w:rsidR="00253DD2">
        <w:t>Unity</w:t>
      </w:r>
      <w:bookmarkEnd w:id="179"/>
      <w:bookmarkEnd w:id="180"/>
      <w:proofErr w:type="spellEnd"/>
    </w:p>
    <w:p w14:paraId="16F4D50B" w14:textId="37466831" w:rsidR="00B0509E" w:rsidRDefault="00380648" w:rsidP="004E120A">
      <w:r>
        <w:t>Ebenso benötigt w</w:t>
      </w:r>
      <w:r w:rsidR="00B61635">
        <w:t>urde</w:t>
      </w:r>
      <w:r>
        <w:t xml:space="preserve"> das Asset </w:t>
      </w:r>
      <w:proofErr w:type="spellStart"/>
      <w:r w:rsidRPr="004E120A">
        <w:rPr>
          <w:rStyle w:val="Emphasis"/>
        </w:rPr>
        <w:t>Oculus</w:t>
      </w:r>
      <w:proofErr w:type="spellEnd"/>
      <w:r w:rsidRPr="004E120A">
        <w:rPr>
          <w:rStyle w:val="Emphasis"/>
        </w:rPr>
        <w:t xml:space="preserve"> Integration</w:t>
      </w:r>
      <w:r>
        <w:t xml:space="preserve">, welches sich über den integrierten Asset Store finden und importieren lässt. </w:t>
      </w:r>
      <w:r w:rsidR="00B0509E">
        <w:t xml:space="preserve">Beinhaltend sind einige Kernfunktionen für VR, Komponenten, </w:t>
      </w:r>
      <w:proofErr w:type="spellStart"/>
      <w:r w:rsidR="00B0509E">
        <w:t>Prefabs</w:t>
      </w:r>
      <w:proofErr w:type="spellEnd"/>
      <w:r w:rsidR="00B0509E">
        <w:t xml:space="preserve"> und </w:t>
      </w:r>
      <w:proofErr w:type="spellStart"/>
      <w:r w:rsidR="00B0509E">
        <w:t>Plugins</w:t>
      </w:r>
      <w:proofErr w:type="spellEnd"/>
      <w:r w:rsidR="00B0509E">
        <w:t xml:space="preserve">,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w:t>
      </w:r>
      <w:proofErr w:type="spellStart"/>
      <w:r w:rsidR="00C65CEF">
        <w:t>Prefabs</w:t>
      </w:r>
      <w:proofErr w:type="spellEnd"/>
      <w:r w:rsidR="00C65CEF">
        <w:t xml:space="preserve">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w:t>
      </w:r>
      <w:proofErr w:type="spellStart"/>
      <w:r w:rsidR="001E781F">
        <w:t>Oculus</w:t>
      </w:r>
      <w:proofErr w:type="spellEnd"/>
      <w:r w:rsidR="001E781F">
        <w:t xml:space="preserve"> Quest und der virtuellen Welt</w:t>
      </w:r>
      <w:r w:rsidR="004E120A">
        <w:t xml:space="preserve"> </w:t>
      </w:r>
      <w:r w:rsidR="004305CB">
        <w:t xml:space="preserve">wurde </w:t>
      </w:r>
      <w:r w:rsidR="004E120A">
        <w:t xml:space="preserve">das </w:t>
      </w:r>
      <w:proofErr w:type="spellStart"/>
      <w:r w:rsidR="004E120A">
        <w:t>Prefab</w:t>
      </w:r>
      <w:proofErr w:type="spellEnd"/>
      <w:r w:rsidR="004E120A">
        <w:t xml:space="preserve"> </w:t>
      </w:r>
      <w:proofErr w:type="spellStart"/>
      <w:r w:rsidR="004E120A" w:rsidRPr="00042377">
        <w:rPr>
          <w:rStyle w:val="Emphasis"/>
        </w:rPr>
        <w:t>OVRPlayerController</w:t>
      </w:r>
      <w:proofErr w:type="spellEnd"/>
      <w:r w:rsidR="004E120A">
        <w:rPr>
          <w:rStyle w:val="Emphasis"/>
        </w:rPr>
        <w:t xml:space="preserve"> </w:t>
      </w:r>
      <w:r w:rsidR="00FC1B88">
        <w:t>verwendet</w:t>
      </w:r>
      <w:r w:rsidR="00920D05">
        <w:t xml:space="preserve">. </w:t>
      </w:r>
      <w:r w:rsidR="00B84DFE">
        <w:t xml:space="preserve">Im Gegensatz zum ebenso Verfügbaren </w:t>
      </w:r>
      <w:proofErr w:type="spellStart"/>
      <w:r w:rsidR="00B84DFE">
        <w:t>Prefab</w:t>
      </w:r>
      <w:proofErr w:type="spellEnd"/>
      <w:r w:rsidR="00B84DFE">
        <w:t xml:space="preserve"> </w:t>
      </w:r>
      <w:proofErr w:type="spellStart"/>
      <w:r w:rsidR="00B84DFE" w:rsidRPr="000577A4">
        <w:rPr>
          <w:rStyle w:val="Emphasis"/>
        </w:rPr>
        <w:t>OVRCameraRig</w:t>
      </w:r>
      <w:proofErr w:type="spellEnd"/>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w:t>
      </w:r>
      <w:proofErr w:type="spellStart"/>
      <w:r w:rsidR="00B84DFE">
        <w:t>Character</w:t>
      </w:r>
      <w:proofErr w:type="spellEnd"/>
      <w:r w:rsidR="00B84DFE">
        <w:t xml:space="preserve"> Controller für die </w:t>
      </w:r>
      <w:r w:rsidR="000C3C65">
        <w:t>Fortbewegung</w:t>
      </w:r>
      <w:r w:rsidR="00B312BE">
        <w:t xml:space="preserve">, </w:t>
      </w:r>
      <w:proofErr w:type="spellStart"/>
      <w:r w:rsidR="00B312BE">
        <w:t>Room-Scale</w:t>
      </w:r>
      <w:proofErr w:type="spellEnd"/>
      <w:r w:rsidR="00B312BE">
        <w:t xml:space="preserv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6ACEE29A" w:rsidR="00C70E82" w:rsidRDefault="00B0509E" w:rsidP="00366F11">
      <w:pPr>
        <w:pStyle w:val="Caption"/>
      </w:pPr>
      <w:bookmarkStart w:id="181" w:name="_Ref77836757"/>
      <w:bookmarkStart w:id="182" w:name="_Ref72158042"/>
      <w:bookmarkStart w:id="183" w:name="_Toc80081952"/>
      <w:r>
        <w:t xml:space="preserve">Abb. </w:t>
      </w:r>
      <w:fldSimple w:instr=" SEQ Abb. \* ARABIC ">
        <w:r w:rsidR="00B34494">
          <w:rPr>
            <w:noProof/>
          </w:rPr>
          <w:t>20</w:t>
        </w:r>
      </w:fldSimple>
      <w:bookmarkEnd w:id="181"/>
      <w:r>
        <w:t xml:space="preserve">: </w:t>
      </w:r>
      <w:proofErr w:type="spellStart"/>
      <w:r>
        <w:t>OVRPlayerController</w:t>
      </w:r>
      <w:bookmarkEnd w:id="182"/>
      <w:bookmarkEnd w:id="183"/>
      <w:proofErr w:type="spellEnd"/>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proofErr w:type="spellStart"/>
      <w:r w:rsidRPr="00C70E82">
        <w:rPr>
          <w:rStyle w:val="Emphasis"/>
        </w:rPr>
        <w:t>UICamera</w:t>
      </w:r>
      <w:proofErr w:type="spellEnd"/>
      <w:r>
        <w:t xml:space="preserve"> unterhalb des Objekts </w:t>
      </w:r>
      <w:proofErr w:type="spellStart"/>
      <w:r w:rsidRPr="00593A73">
        <w:rPr>
          <w:rStyle w:val="Emphasis"/>
        </w:rPr>
        <w:t>CenterEyeAnchor</w:t>
      </w:r>
      <w:proofErr w:type="spellEnd"/>
      <w:r>
        <w:t xml:space="preserve"> innerhalb des </w:t>
      </w:r>
      <w:proofErr w:type="spellStart"/>
      <w:r w:rsidRPr="00593A73">
        <w:rPr>
          <w:rStyle w:val="Emphasis"/>
        </w:rPr>
        <w:t>OVRPlayerController</w:t>
      </w:r>
      <w:proofErr w:type="spellEnd"/>
      <w:r>
        <w:t xml:space="preserve"> </w:t>
      </w:r>
      <w:proofErr w:type="spellStart"/>
      <w:r>
        <w:t>Prefabs</w:t>
      </w:r>
      <w:proofErr w:type="spellEnd"/>
      <w:r>
        <w:t xml:space="preserve"> hinzugefügt</w:t>
      </w:r>
      <w:r w:rsidR="00DA2107">
        <w:t>.</w:t>
      </w:r>
    </w:p>
    <w:p w14:paraId="52448380" w14:textId="1191CEB3" w:rsidR="00C033E3" w:rsidRDefault="00C033E3" w:rsidP="00380648">
      <w:pPr>
        <w:pStyle w:val="Heading4"/>
      </w:pPr>
      <w:bookmarkStart w:id="184" w:name="_Toc82686259"/>
      <w:bookmarkStart w:id="185" w:name="_Toc82687004"/>
      <w:r>
        <w:t>Ausführung der Anwendung</w:t>
      </w:r>
      <w:bookmarkEnd w:id="184"/>
      <w:bookmarkEnd w:id="185"/>
    </w:p>
    <w:p w14:paraId="32F5CD0C" w14:textId="23BDEC71" w:rsidR="00380648" w:rsidRDefault="00380648" w:rsidP="00054AC0">
      <w:r>
        <w:t xml:space="preserve">Ist die </w:t>
      </w:r>
      <w:proofErr w:type="spellStart"/>
      <w:r>
        <w:t>Oculus</w:t>
      </w:r>
      <w:proofErr w:type="spellEnd"/>
      <w:r>
        <w:t xml:space="preserve"> Quest erfolgreich mit </w:t>
      </w:r>
      <w:proofErr w:type="spellStart"/>
      <w:r w:rsidRPr="003E0328">
        <w:rPr>
          <w:rStyle w:val="Emphasis"/>
        </w:rPr>
        <w:t>Oculus</w:t>
      </w:r>
      <w:proofErr w:type="spellEnd"/>
      <w:r w:rsidRPr="003E0328">
        <w:rPr>
          <w:rStyle w:val="Emphasis"/>
        </w:rPr>
        <w:t xml:space="preserve"> Link</w:t>
      </w:r>
      <w:r>
        <w:t xml:space="preserve"> verbunden, kann die VR-Brille direkt in der </w:t>
      </w:r>
      <w:proofErr w:type="spellStart"/>
      <w:r>
        <w:t>Unity</w:t>
      </w:r>
      <w:proofErr w:type="spellEnd"/>
      <w:r>
        <w:t xml:space="preserve"> Entwicklungsumgebung über den </w:t>
      </w:r>
      <w:r w:rsidRPr="003E0328">
        <w:rPr>
          <w:rStyle w:val="Emphasis"/>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w:t>
      </w:r>
      <w:proofErr w:type="spellStart"/>
      <w:r>
        <w:t>Oculus</w:t>
      </w:r>
      <w:proofErr w:type="spellEnd"/>
      <w:r>
        <w:t xml:space="preserve"> Quest</w:t>
      </w:r>
      <w:r w:rsidR="00A02470">
        <w:t xml:space="preserve"> aktiviert</w:t>
      </w:r>
      <w:r>
        <w:t>.</w:t>
      </w:r>
    </w:p>
    <w:p w14:paraId="374ECADE" w14:textId="49B33BEF" w:rsidR="003D01E5" w:rsidRDefault="003D01E5" w:rsidP="00380648">
      <w:pPr>
        <w:pStyle w:val="Heading3"/>
      </w:pPr>
      <w:bookmarkStart w:id="186" w:name="_Toc82686260"/>
      <w:bookmarkStart w:id="187" w:name="_Toc82687005"/>
      <w:r>
        <w:t xml:space="preserve">Einbinden </w:t>
      </w:r>
      <w:r w:rsidR="0017254D">
        <w:t>de</w:t>
      </w:r>
      <w:r w:rsidR="00835ADD">
        <w:t>r HTC Vive</w:t>
      </w:r>
      <w:bookmarkEnd w:id="186"/>
      <w:bookmarkEnd w:id="187"/>
    </w:p>
    <w:p w14:paraId="4969AA4C" w14:textId="622DC8FA" w:rsidR="003D01E5" w:rsidRDefault="0017254D" w:rsidP="003D01E5">
      <w:r>
        <w:t xml:space="preserve">Für die Entwicklung des Projekts wurde die </w:t>
      </w:r>
      <w:proofErr w:type="spellStart"/>
      <w:r>
        <w:t>Oculus</w:t>
      </w:r>
      <w:proofErr w:type="spellEnd"/>
      <w:r>
        <w:t xml:space="preserve">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w:t>
      </w:r>
      <w:proofErr w:type="spellStart"/>
      <w:r w:rsidR="00A66907">
        <w:t>Unity</w:t>
      </w:r>
      <w:proofErr w:type="spellEnd"/>
      <w:r w:rsidR="00A66907">
        <w:t xml:space="preserve">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w:t>
      </w:r>
      <w:proofErr w:type="spellStart"/>
      <w:r w:rsidR="00C64EBD">
        <w:t>Oculus</w:t>
      </w:r>
      <w:proofErr w:type="spellEnd"/>
      <w:r w:rsidR="00C64EBD">
        <w:t xml:space="preserve"> Quest nicht mehr notwendig und somit in der Umsetzung unkomplizierter.</w:t>
      </w:r>
    </w:p>
    <w:p w14:paraId="0A0C596D" w14:textId="271DBB74" w:rsidR="003938F9" w:rsidRDefault="003938F9" w:rsidP="003D01E5">
      <w:pPr>
        <w:pStyle w:val="Heading4"/>
      </w:pPr>
      <w:bookmarkStart w:id="188" w:name="_Toc82686261"/>
      <w:bookmarkStart w:id="189" w:name="_Toc82687006"/>
      <w:r>
        <w:t xml:space="preserve">Schnittstelle zwischen PC und </w:t>
      </w:r>
      <w:proofErr w:type="spellStart"/>
      <w:r>
        <w:t>SteamVR</w:t>
      </w:r>
      <w:bookmarkEnd w:id="188"/>
      <w:bookmarkEnd w:id="189"/>
      <w:proofErr w:type="spellEnd"/>
    </w:p>
    <w:p w14:paraId="70D5A82A" w14:textId="3DA4DBCB" w:rsidR="0062770E" w:rsidRDefault="00E6267F" w:rsidP="00E6267F">
      <w:r>
        <w:t xml:space="preserve">Um die Schnittstelle zwischen der HTC Vive und dem PC herzustellen, </w:t>
      </w:r>
      <w:r w:rsidR="00593A73">
        <w:t>wurde</w:t>
      </w:r>
      <w:r>
        <w:t xml:space="preserve"> die Software </w:t>
      </w:r>
      <w:proofErr w:type="spellStart"/>
      <w:r w:rsidRPr="00593A73">
        <w:rPr>
          <w:rStyle w:val="Emphasis"/>
        </w:rPr>
        <w:t>SteamVR</w:t>
      </w:r>
      <w:proofErr w:type="spellEnd"/>
      <w:r>
        <w:t xml:space="preserve"> </w:t>
      </w:r>
      <w:r w:rsidR="00593A73">
        <w:t>verwendet</w:t>
      </w:r>
      <w:r>
        <w:t xml:space="preserve">. Über die Plattform </w:t>
      </w:r>
      <w:proofErr w:type="spellStart"/>
      <w:r>
        <w:t>Steam</w:t>
      </w:r>
      <w:proofErr w:type="spellEnd"/>
      <w:r>
        <w:t xml:space="preserve"> </w:t>
      </w:r>
      <w:r w:rsidR="006F2E22">
        <w:t>wurde</w:t>
      </w:r>
      <w:r w:rsidR="00B637B6">
        <w:t xml:space="preserve"> die </w:t>
      </w:r>
      <w:r w:rsidR="00EA6DD9">
        <w:t>aktuelle</w:t>
      </w:r>
      <w:r w:rsidR="00B637B6">
        <w:t xml:space="preserve"> Version von</w:t>
      </w:r>
      <w:r>
        <w:t xml:space="preserve"> </w:t>
      </w:r>
      <w:proofErr w:type="spellStart"/>
      <w:r w:rsidRPr="00B637B6">
        <w:rPr>
          <w:rStyle w:val="Emphasis"/>
        </w:rPr>
        <w:t>SteamVR</w:t>
      </w:r>
      <w:proofErr w:type="spellEnd"/>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w:t>
      </w:r>
      <w:proofErr w:type="spellStart"/>
      <w:r w:rsidR="00A04590">
        <w:t>Steam</w:t>
      </w:r>
      <w:proofErr w:type="spellEnd"/>
      <w:r w:rsidR="00A04590">
        <w:t xml:space="preserve">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Heading4"/>
      </w:pPr>
      <w:bookmarkStart w:id="190" w:name="_Ref72308061"/>
      <w:bookmarkStart w:id="191" w:name="_Toc82686262"/>
      <w:bookmarkStart w:id="192" w:name="_Toc82687007"/>
      <w:r>
        <w:t xml:space="preserve">Einbindung in </w:t>
      </w:r>
      <w:proofErr w:type="spellStart"/>
      <w:r>
        <w:t>Unity</w:t>
      </w:r>
      <w:bookmarkEnd w:id="190"/>
      <w:bookmarkEnd w:id="191"/>
      <w:bookmarkEnd w:id="192"/>
      <w:proofErr w:type="spellEnd"/>
      <w:r>
        <w:t xml:space="preserve"> </w:t>
      </w:r>
    </w:p>
    <w:p w14:paraId="400F7312" w14:textId="229B5123" w:rsidR="00B879D8" w:rsidRDefault="00401AA9" w:rsidP="003D01E5">
      <w:r>
        <w:t xml:space="preserve">Um </w:t>
      </w:r>
      <w:proofErr w:type="spellStart"/>
      <w:r w:rsidRPr="001B005E">
        <w:rPr>
          <w:rStyle w:val="Emphasis"/>
        </w:rPr>
        <w:t>SteamVR</w:t>
      </w:r>
      <w:proofErr w:type="spellEnd"/>
      <w:r w:rsidR="0013125F">
        <w:t xml:space="preserve"> und die dazugehörigen VR </w:t>
      </w:r>
      <w:r w:rsidR="006B4668">
        <w:t>Hardware</w:t>
      </w:r>
      <w:r>
        <w:t xml:space="preserve"> in </w:t>
      </w:r>
      <w:proofErr w:type="spellStart"/>
      <w:r>
        <w:t>Unity</w:t>
      </w:r>
      <w:proofErr w:type="spellEnd"/>
      <w:r>
        <w:t xml:space="preserve"> nutzen zu können,</w:t>
      </w:r>
      <w:r w:rsidR="00BD1F72">
        <w:t xml:space="preserve"> wird das </w:t>
      </w:r>
      <w:proofErr w:type="spellStart"/>
      <w:r w:rsidR="00BD1F72" w:rsidRPr="001B005E">
        <w:rPr>
          <w:rStyle w:val="Emphasis"/>
        </w:rPr>
        <w:t>SteamVR</w:t>
      </w:r>
      <w:proofErr w:type="spellEnd"/>
      <w:r w:rsidR="00BD1F72" w:rsidRPr="001B005E">
        <w:rPr>
          <w:rStyle w:val="Emphasis"/>
        </w:rPr>
        <w:t xml:space="preserve"> </w:t>
      </w:r>
      <w:proofErr w:type="spellStart"/>
      <w:r w:rsidR="00BD1F72" w:rsidRPr="001B005E">
        <w:rPr>
          <w:rStyle w:val="Emphasis"/>
        </w:rPr>
        <w:t>Plugin</w:t>
      </w:r>
      <w:proofErr w:type="spellEnd"/>
      <w:r w:rsidR="0096674E">
        <w:t xml:space="preserve"> Asset</w:t>
      </w:r>
      <w:r w:rsidR="00BD1F72">
        <w:t xml:space="preserve"> benötigt</w:t>
      </w:r>
      <w:r w:rsidR="0013125F">
        <w:t>.</w:t>
      </w:r>
      <w:r w:rsidR="004D44E0">
        <w:t xml:space="preserve"> Das </w:t>
      </w:r>
      <w:proofErr w:type="spellStart"/>
      <w:r w:rsidR="004D44E0">
        <w:t>Plugin</w:t>
      </w:r>
      <w:proofErr w:type="spellEnd"/>
      <w:r w:rsidR="004D44E0">
        <w:t xml:space="preserve"> ist eine Schnittstelle zu </w:t>
      </w:r>
      <w:proofErr w:type="spellStart"/>
      <w:r w:rsidR="004D44E0" w:rsidRPr="001B005E">
        <w:rPr>
          <w:rStyle w:val="Emphasis"/>
        </w:rPr>
        <w:t>SteamVR</w:t>
      </w:r>
      <w:proofErr w:type="spellEnd"/>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w:t>
      </w:r>
      <w:proofErr w:type="spellStart"/>
      <w:r w:rsidR="00BD1F72">
        <w:t>Prefabs</w:t>
      </w:r>
      <w:proofErr w:type="spellEnd"/>
      <w:r w:rsidR="00BD1F72">
        <w:t xml:space="preserve"> und Skripte </w:t>
      </w:r>
      <w:r w:rsidR="004D44E0">
        <w:t>implementiert werden</w:t>
      </w:r>
      <w:r w:rsidR="00BD1F72">
        <w:t>.</w:t>
      </w:r>
      <w:r w:rsidR="00171828">
        <w:t xml:space="preserve"> Das </w:t>
      </w:r>
      <w:proofErr w:type="spellStart"/>
      <w:r w:rsidR="00171828">
        <w:t>Plugin</w:t>
      </w:r>
      <w:proofErr w:type="spellEnd"/>
      <w:r w:rsidR="00171828">
        <w:t xml:space="preserve"> </w:t>
      </w:r>
      <w:r w:rsidR="00BE6979">
        <w:t>wurde</w:t>
      </w:r>
      <w:r w:rsidR="00171828">
        <w:t xml:space="preserve"> über den</w:t>
      </w:r>
      <w:r w:rsidR="001B005E">
        <w:t xml:space="preserve"> integrierten</w:t>
      </w:r>
      <w:r w:rsidR="00171828">
        <w:t xml:space="preserve"> Asset Store von </w:t>
      </w:r>
      <w:proofErr w:type="spellStart"/>
      <w:r w:rsidR="00171828">
        <w:t>Unity</w:t>
      </w:r>
      <w:proofErr w:type="spellEnd"/>
      <w:r w:rsidR="00171828">
        <w:t xml:space="preserve">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Emphasis"/>
        </w:rPr>
        <w:t>XR-Settings</w:t>
      </w:r>
      <w:r>
        <w:t xml:space="preserve">, die sich innerhalb der </w:t>
      </w:r>
      <w:r w:rsidRPr="00E749CF">
        <w:rPr>
          <w:rStyle w:val="Emphasis"/>
        </w:rPr>
        <w:t xml:space="preserve">Player </w:t>
      </w:r>
      <w:r>
        <w:t xml:space="preserve">Einstellungen befinden, </w:t>
      </w:r>
      <w:r w:rsidR="00304871">
        <w:t>wurde</w:t>
      </w:r>
      <w:r w:rsidR="006C5056">
        <w:t xml:space="preserve"> </w:t>
      </w:r>
      <w:proofErr w:type="spellStart"/>
      <w:r w:rsidRPr="00312265">
        <w:rPr>
          <w:rStyle w:val="Emphasis"/>
        </w:rPr>
        <w:t>OpenVR</w:t>
      </w:r>
      <w:proofErr w:type="spellEnd"/>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Emphasis"/>
        </w:rPr>
        <w:t xml:space="preserve">Virtual Reality </w:t>
      </w:r>
      <w:proofErr w:type="spellStart"/>
      <w:r w:rsidR="005C02FA" w:rsidRPr="000716BD">
        <w:rPr>
          <w:rStyle w:val="Emphasis"/>
        </w:rPr>
        <w:t>Supported</w:t>
      </w:r>
      <w:proofErr w:type="spellEnd"/>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w:t>
      </w:r>
      <w:proofErr w:type="spellStart"/>
      <w:r w:rsidR="005C02FA">
        <w:t>Oculus</w:t>
      </w:r>
      <w:proofErr w:type="spellEnd"/>
      <w:r w:rsidR="005C02FA">
        <w:t xml:space="preserve"> Quest in </w:t>
      </w:r>
      <w:proofErr w:type="spellStart"/>
      <w:r w:rsidR="005C02FA">
        <w:t>Unity</w:t>
      </w:r>
      <w:proofErr w:type="spellEnd"/>
      <w:r w:rsidR="005C02FA">
        <w:t xml:space="preserve">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Emphasis"/>
        </w:rPr>
        <w:t>Player</w:t>
      </w:r>
      <w:r>
        <w:t xml:space="preserve"> </w:t>
      </w:r>
      <w:proofErr w:type="spellStart"/>
      <w:r>
        <w:t>Prefab</w:t>
      </w:r>
      <w:proofErr w:type="spellEnd"/>
      <w:r>
        <w:t xml:space="preserve"> verwendet, was </w:t>
      </w:r>
      <w:r w:rsidR="003D12EB">
        <w:t>innerhalb des</w:t>
      </w:r>
      <w:r>
        <w:t xml:space="preserve"> </w:t>
      </w:r>
      <w:proofErr w:type="spellStart"/>
      <w:r w:rsidRPr="007B092F">
        <w:rPr>
          <w:rStyle w:val="Emphasis"/>
        </w:rPr>
        <w:t>SteamVR</w:t>
      </w:r>
      <w:proofErr w:type="spellEnd"/>
      <w:r w:rsidRPr="007B092F">
        <w:rPr>
          <w:rStyle w:val="Emphasis"/>
        </w:rPr>
        <w:t xml:space="preserve"> </w:t>
      </w:r>
      <w:proofErr w:type="spellStart"/>
      <w:r w:rsidRPr="007B092F">
        <w:rPr>
          <w:rStyle w:val="Emphasis"/>
        </w:rPr>
        <w:t>Plugin</w:t>
      </w:r>
      <w:proofErr w:type="spellEnd"/>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32B3768F" w:rsidR="005A306A" w:rsidRDefault="005A306A" w:rsidP="005A306A">
      <w:pPr>
        <w:pStyle w:val="Caption"/>
      </w:pPr>
      <w:bookmarkStart w:id="193" w:name="_Ref77836869"/>
      <w:bookmarkStart w:id="194" w:name="_Ref72175972"/>
      <w:bookmarkStart w:id="195" w:name="_Toc80081954"/>
      <w:r>
        <w:t xml:space="preserve">Abb. </w:t>
      </w:r>
      <w:fldSimple w:instr=" SEQ Abb. \* ARABIC ">
        <w:r w:rsidR="00B34494">
          <w:rPr>
            <w:noProof/>
          </w:rPr>
          <w:t>21</w:t>
        </w:r>
      </w:fldSimple>
      <w:bookmarkEnd w:id="193"/>
      <w:r>
        <w:t xml:space="preserve">: Player </w:t>
      </w:r>
      <w:proofErr w:type="spellStart"/>
      <w:r>
        <w:t>Prefab</w:t>
      </w:r>
      <w:bookmarkEnd w:id="194"/>
      <w:bookmarkEnd w:id="195"/>
      <w:proofErr w:type="spellEnd"/>
    </w:p>
    <w:p w14:paraId="4470657B" w14:textId="110A8CE3" w:rsidR="00DD0DA2" w:rsidRDefault="00CD4462" w:rsidP="003D01E5">
      <w:r>
        <w:t>Unter</w:t>
      </w:r>
      <w:r w:rsidR="00806A3A">
        <w:t>halb</w:t>
      </w:r>
      <w:r>
        <w:t xml:space="preserve"> der Komponente </w:t>
      </w:r>
      <w:proofErr w:type="spellStart"/>
      <w:r w:rsidRPr="00806A3A">
        <w:rPr>
          <w:rStyle w:val="Emphasis"/>
        </w:rPr>
        <w:t>FollowHead</w:t>
      </w:r>
      <w:proofErr w:type="spellEnd"/>
      <w:r>
        <w:t xml:space="preserve"> befindet sich ei</w:t>
      </w:r>
      <w:r w:rsidR="004F7C92">
        <w:t xml:space="preserve">ne weitere Komponente </w:t>
      </w:r>
      <w:proofErr w:type="spellStart"/>
      <w:r w:rsidRPr="00806A3A">
        <w:rPr>
          <w:rStyle w:val="Emphasis"/>
        </w:rPr>
        <w:t>HeadCollider</w:t>
      </w:r>
      <w:proofErr w:type="spellEnd"/>
      <w:r>
        <w:t xml:space="preserve">. Hier befindet sich ein </w:t>
      </w:r>
      <w:proofErr w:type="spellStart"/>
      <w:r>
        <w:t>Collider</w:t>
      </w:r>
      <w:proofErr w:type="spellEnd"/>
      <w:r>
        <w:t xml:space="preserve"> mit dazugehörigem </w:t>
      </w:r>
      <w:proofErr w:type="spellStart"/>
      <w:r>
        <w:t>Rigidbody</w:t>
      </w:r>
      <w:proofErr w:type="spellEnd"/>
      <w:r>
        <w:t xml:space="preserve">,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Emphasis"/>
        </w:rPr>
        <w:t>Binding UI</w:t>
      </w:r>
      <w:r>
        <w:t>, welches sich im</w:t>
      </w:r>
      <w:r w:rsidR="00040E82">
        <w:t xml:space="preserve"> unter dem Menüpunkt</w:t>
      </w:r>
      <w:r>
        <w:t xml:space="preserve"> </w:t>
      </w:r>
      <w:proofErr w:type="spellStart"/>
      <w:r w:rsidRPr="00040E82">
        <w:rPr>
          <w:rStyle w:val="Emphasis"/>
        </w:rPr>
        <w:t>SteamVR</w:t>
      </w:r>
      <w:proofErr w:type="spellEnd"/>
      <w:r w:rsidRPr="00040E82">
        <w:rPr>
          <w:rStyle w:val="Emphasis"/>
        </w:rPr>
        <w:t xml:space="preserve">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Emphasis"/>
        </w:rPr>
        <w:t>Player</w:t>
      </w:r>
      <w:r>
        <w:t xml:space="preserve"> </w:t>
      </w:r>
      <w:proofErr w:type="spellStart"/>
      <w:r>
        <w:t>Prefab</w:t>
      </w:r>
      <w:proofErr w:type="spellEnd"/>
      <w:r>
        <w:t xml:space="preserve"> keine </w:t>
      </w:r>
      <w:r w:rsidR="00AD6DFB">
        <w:t>grundlegende</w:t>
      </w:r>
      <w:r>
        <w:t xml:space="preserve"> Unterstützung zur Fortbewegung mit dem Controller zu Testzwecken möglich ist, wurde dies mit Hilfe des </w:t>
      </w:r>
      <w:proofErr w:type="spellStart"/>
      <w:r w:rsidRPr="00316E6E">
        <w:rPr>
          <w:rStyle w:val="Emphasis"/>
        </w:rPr>
        <w:t>Teleport</w:t>
      </w:r>
      <w:proofErr w:type="spellEnd"/>
      <w:r>
        <w:t xml:space="preserve"> umgesetzt. </w:t>
      </w:r>
      <w:r w:rsidR="00316E6E">
        <w:t>Dazu musste</w:t>
      </w:r>
      <w:r w:rsidR="0014493B">
        <w:t xml:space="preserve"> das im </w:t>
      </w:r>
      <w:proofErr w:type="spellStart"/>
      <w:r w:rsidR="0014493B" w:rsidRPr="00316E6E">
        <w:rPr>
          <w:rStyle w:val="Emphasis"/>
        </w:rPr>
        <w:t>SteamVR</w:t>
      </w:r>
      <w:proofErr w:type="spellEnd"/>
      <w:r w:rsidR="0014493B">
        <w:t xml:space="preserve"> Assets befindliche </w:t>
      </w:r>
      <w:proofErr w:type="spellStart"/>
      <w:r w:rsidR="0014493B">
        <w:t>Prefab</w:t>
      </w:r>
      <w:proofErr w:type="spellEnd"/>
      <w:r w:rsidR="0014493B">
        <w:t xml:space="preserve"> </w:t>
      </w:r>
      <w:proofErr w:type="spellStart"/>
      <w:r w:rsidR="0014493B" w:rsidRPr="00316E6E">
        <w:rPr>
          <w:rStyle w:val="Emphasis"/>
        </w:rPr>
        <w:t>Teleport</w:t>
      </w:r>
      <w:proofErr w:type="spellEnd"/>
      <w:r w:rsidR="0014493B">
        <w:t xml:space="preserve"> in die Szene gezogen werden. Zusätzlich wurde eine </w:t>
      </w:r>
      <w:r w:rsidR="0014493B" w:rsidRPr="00316E6E">
        <w:rPr>
          <w:rStyle w:val="Emphasis"/>
        </w:rPr>
        <w:t>Plane</w:t>
      </w:r>
      <w:r w:rsidR="0014493B">
        <w:t xml:space="preserve"> in </w:t>
      </w:r>
      <w:r w:rsidR="0097126D">
        <w:t>derselben</w:t>
      </w:r>
      <w:r w:rsidR="0014493B">
        <w:t xml:space="preserve"> </w:t>
      </w:r>
      <w:r w:rsidR="00C27A69">
        <w:t>H</w:t>
      </w:r>
      <w:r w:rsidR="0014493B">
        <w:t xml:space="preserve">öhe des Bodens erstellt, auf welches das Skript </w:t>
      </w:r>
      <w:proofErr w:type="spellStart"/>
      <w:r w:rsidR="0014493B" w:rsidRPr="00316E6E">
        <w:rPr>
          <w:rStyle w:val="Emphasis"/>
        </w:rPr>
        <w:t>TeleportArea</w:t>
      </w:r>
      <w:proofErr w:type="spellEnd"/>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xml:space="preserve">: Fortbewegung durch </w:t>
      </w:r>
      <w:proofErr w:type="spellStart"/>
      <w:r w:rsidR="00456F48">
        <w:t>Teleport</w:t>
      </w:r>
      <w:proofErr w:type="spellEnd"/>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proofErr w:type="spellStart"/>
      <w:r w:rsidRPr="00EC7733">
        <w:rPr>
          <w:rStyle w:val="Emphasis"/>
        </w:rPr>
        <w:t>SteamVR_Play_Area</w:t>
      </w:r>
      <w:proofErr w:type="spellEnd"/>
      <w:r>
        <w:t xml:space="preserve"> Skript </w:t>
      </w:r>
      <w:r w:rsidR="00EC7733">
        <w:t xml:space="preserve">wurde dem </w:t>
      </w:r>
      <w:r w:rsidRPr="00EC7733">
        <w:rPr>
          <w:rStyle w:val="Emphasis"/>
        </w:rPr>
        <w:t>Player</w:t>
      </w:r>
      <w:r>
        <w:t xml:space="preserve"> </w:t>
      </w:r>
      <w:proofErr w:type="spellStart"/>
      <w:r>
        <w:t>Prefab</w:t>
      </w:r>
      <w:proofErr w:type="spellEnd"/>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7493D708" w:rsidR="00637D40" w:rsidRDefault="00637D40" w:rsidP="007C354D">
      <w:pPr>
        <w:pStyle w:val="Caption"/>
      </w:pPr>
      <w:bookmarkStart w:id="196" w:name="_Ref77836909"/>
      <w:bookmarkStart w:id="197" w:name="_Ref72224645"/>
      <w:bookmarkStart w:id="198" w:name="_Toc80081955"/>
      <w:r>
        <w:t xml:space="preserve">Abb. </w:t>
      </w:r>
      <w:fldSimple w:instr=" SEQ Abb. \* ARABIC ">
        <w:r w:rsidR="00B34494">
          <w:rPr>
            <w:noProof/>
          </w:rPr>
          <w:t>22</w:t>
        </w:r>
      </w:fldSimple>
      <w:bookmarkEnd w:id="196"/>
      <w:r>
        <w:t xml:space="preserve">: Fortbewegung durch </w:t>
      </w:r>
      <w:proofErr w:type="spellStart"/>
      <w:r>
        <w:t>Teleport</w:t>
      </w:r>
      <w:bookmarkEnd w:id="197"/>
      <w:bookmarkEnd w:id="198"/>
      <w:proofErr w:type="spellEnd"/>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proofErr w:type="spellStart"/>
      <w:r w:rsidR="003201D7" w:rsidRPr="003201D7">
        <w:rPr>
          <w:rStyle w:val="Emphasis"/>
        </w:rPr>
        <w:t>UICamera</w:t>
      </w:r>
      <w:proofErr w:type="spellEnd"/>
      <w:r>
        <w:t xml:space="preserve"> </w:t>
      </w:r>
      <w:r w:rsidR="007C4156">
        <w:t>unterhalb</w:t>
      </w:r>
      <w:r>
        <w:t xml:space="preserve"> des Objekts </w:t>
      </w:r>
      <w:proofErr w:type="spellStart"/>
      <w:r w:rsidRPr="00663658">
        <w:rPr>
          <w:rStyle w:val="Emphasis"/>
        </w:rPr>
        <w:t>VRCamera</w:t>
      </w:r>
      <w:proofErr w:type="spellEnd"/>
      <w:r>
        <w:t xml:space="preserve"> innerhalb des </w:t>
      </w:r>
      <w:r w:rsidRPr="00663658">
        <w:rPr>
          <w:rStyle w:val="Emphasis"/>
        </w:rPr>
        <w:t>Player</w:t>
      </w:r>
      <w:r>
        <w:t xml:space="preserve"> </w:t>
      </w:r>
      <w:proofErr w:type="spellStart"/>
      <w:r>
        <w:t>Prefabs</w:t>
      </w:r>
      <w:proofErr w:type="spellEnd"/>
      <w:r>
        <w:t xml:space="preserve"> hinzugefüg</w:t>
      </w:r>
      <w:r w:rsidR="00205AB5">
        <w:t>t</w:t>
      </w:r>
      <w:r w:rsidR="007345CB">
        <w:t>.</w:t>
      </w:r>
    </w:p>
    <w:p w14:paraId="2DBD5215" w14:textId="64482ED1" w:rsidR="00380648" w:rsidRDefault="00380648" w:rsidP="00380648">
      <w:pPr>
        <w:pStyle w:val="Heading3"/>
      </w:pPr>
      <w:bookmarkStart w:id="199" w:name="_Ref72222391"/>
      <w:bookmarkStart w:id="200" w:name="_Ref72222915"/>
      <w:bookmarkStart w:id="201" w:name="_Ref72225168"/>
      <w:bookmarkStart w:id="202" w:name="_Ref72225190"/>
      <w:bookmarkStart w:id="203" w:name="_Ref72225598"/>
      <w:bookmarkStart w:id="204" w:name="_Toc82686263"/>
      <w:bookmarkStart w:id="205" w:name="_Toc82687008"/>
      <w:r>
        <w:t>Entwicklung der Szenarien</w:t>
      </w:r>
      <w:bookmarkEnd w:id="199"/>
      <w:bookmarkEnd w:id="200"/>
      <w:bookmarkEnd w:id="201"/>
      <w:bookmarkEnd w:id="202"/>
      <w:bookmarkEnd w:id="203"/>
      <w:bookmarkEnd w:id="204"/>
      <w:bookmarkEnd w:id="205"/>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Heading4"/>
      </w:pPr>
      <w:bookmarkStart w:id="206" w:name="_Ref77779873"/>
      <w:bookmarkStart w:id="207" w:name="_Toc82686264"/>
      <w:bookmarkStart w:id="208" w:name="_Toc82687009"/>
      <w:r>
        <w:t>Implementierung des Weges</w:t>
      </w:r>
      <w:bookmarkEnd w:id="206"/>
      <w:bookmarkEnd w:id="207"/>
      <w:bookmarkEnd w:id="208"/>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4AFD7BC7" w:rsidR="00184C26" w:rsidRPr="006E0BFF" w:rsidRDefault="00451C51" w:rsidP="00451C51">
      <w:pPr>
        <w:pStyle w:val="Caption"/>
      </w:pPr>
      <w:bookmarkStart w:id="209" w:name="_Ref80080716"/>
      <w:bookmarkStart w:id="210" w:name="_Toc80081956"/>
      <w:r>
        <w:t xml:space="preserve">Abb. </w:t>
      </w:r>
      <w:fldSimple w:instr=" SEQ Abb. \* ARABIC ">
        <w:r w:rsidR="00B34494">
          <w:rPr>
            <w:noProof/>
          </w:rPr>
          <w:t>23</w:t>
        </w:r>
      </w:fldSimple>
      <w:r>
        <w:t>: Aufbau des Weges</w:t>
      </w:r>
      <w:bookmarkEnd w:id="209"/>
      <w:bookmarkEnd w:id="210"/>
    </w:p>
    <w:p w14:paraId="0B67DB21" w14:textId="27E8A921" w:rsidR="00184C26" w:rsidRPr="00077178" w:rsidRDefault="00184C26" w:rsidP="00184C26">
      <w:pPr>
        <w:pStyle w:val="Heading4"/>
      </w:pPr>
      <w:bookmarkStart w:id="211" w:name="_Ref77778079"/>
      <w:bookmarkStart w:id="212" w:name="_Ref77778112"/>
      <w:bookmarkStart w:id="213" w:name="_Toc82686265"/>
      <w:bookmarkStart w:id="214" w:name="_Toc82687010"/>
      <w:r>
        <w:t>Implementierung der Wegerkennung</w:t>
      </w:r>
      <w:bookmarkEnd w:id="211"/>
      <w:bookmarkEnd w:id="212"/>
      <w:bookmarkEnd w:id="213"/>
      <w:bookmarkEnd w:id="214"/>
    </w:p>
    <w:p w14:paraId="2A4E33DE" w14:textId="1E535D87" w:rsidR="00184C26" w:rsidRDefault="00184C26" w:rsidP="00184C26">
      <w:r>
        <w:t xml:space="preserve">Um zu erkennen, ob sich der Benutzer auf dem Weg befindet oder nicht, wurden </w:t>
      </w:r>
      <w:r w:rsidRPr="007C3460">
        <w:rPr>
          <w:rStyle w:val="Emphasis"/>
        </w:rPr>
        <w:t xml:space="preserve">Box </w:t>
      </w:r>
      <w:proofErr w:type="spellStart"/>
      <w:r w:rsidRPr="007C3460">
        <w:rPr>
          <w:rStyle w:val="Emphasis"/>
        </w:rPr>
        <w:t>Collider</w:t>
      </w:r>
      <w:proofErr w:type="spellEnd"/>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proofErr w:type="spellStart"/>
      <w:r w:rsidRPr="00D352D9">
        <w:rPr>
          <w:rStyle w:val="Emphasis"/>
        </w:rPr>
        <w:t>Collider</w:t>
      </w:r>
      <w:proofErr w:type="spellEnd"/>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Emphasis"/>
        </w:rPr>
        <w:t xml:space="preserve">Box </w:t>
      </w:r>
      <w:proofErr w:type="spellStart"/>
      <w:r w:rsidRPr="00D352D9">
        <w:rPr>
          <w:rStyle w:val="Emphasis"/>
        </w:rPr>
        <w:t>Collider</w:t>
      </w:r>
      <w:proofErr w:type="spellEnd"/>
      <w:r>
        <w:t xml:space="preserve"> wurden an leere </w:t>
      </w:r>
      <w:proofErr w:type="spellStart"/>
      <w:r w:rsidRPr="00066BFF">
        <w:t>GameObject</w:t>
      </w:r>
      <w:proofErr w:type="spellEnd"/>
      <w:r>
        <w:t xml:space="preserve"> Objekte gehängt und an die Größe der Matten angepasst. Die Höhe der aller </w:t>
      </w:r>
      <w:proofErr w:type="spellStart"/>
      <w:r w:rsidRPr="0009243E">
        <w:rPr>
          <w:rStyle w:val="Emphasis"/>
        </w:rPr>
        <w:t>Collider</w:t>
      </w:r>
      <w:proofErr w:type="spellEnd"/>
      <w:r>
        <w:t xml:space="preserve"> beträgt 2m, da sich der </w:t>
      </w:r>
      <w:proofErr w:type="spellStart"/>
      <w:r w:rsidRPr="00255355">
        <w:rPr>
          <w:rStyle w:val="Emphasis"/>
        </w:rPr>
        <w:t>Collider</w:t>
      </w:r>
      <w:proofErr w:type="spellEnd"/>
      <w:r>
        <w:t xml:space="preserve"> des Benutzers auf der Höhe der VR Brille befindet. Um die Kollision mit diesen </w:t>
      </w:r>
      <w:proofErr w:type="spellStart"/>
      <w:r w:rsidRPr="00255355">
        <w:rPr>
          <w:rStyle w:val="Emphasis"/>
        </w:rPr>
        <w:t>Collider</w:t>
      </w:r>
      <w:proofErr w:type="spellEnd"/>
      <w:r>
        <w:t xml:space="preserve"> erkennen zu können, wurde der Tag </w:t>
      </w:r>
      <w:r w:rsidRPr="00FC3F22">
        <w:rPr>
          <w:rStyle w:val="Emphasis"/>
        </w:rPr>
        <w:t>Way</w:t>
      </w:r>
      <w:r>
        <w:t xml:space="preserve"> erstellt und alle </w:t>
      </w:r>
      <w:proofErr w:type="spellStart"/>
      <w:r>
        <w:t>Collider</w:t>
      </w:r>
      <w:proofErr w:type="spellEnd"/>
      <w:r>
        <w:t xml:space="preserve"> mit diesem Tag versehen. Bei einem Tag handelt sich es um eine Referenzwort, welches man Objekte zuweisen kann. Durch diesen Tag lassen sich diese Objekte genau identifizieren und werden vor </w:t>
      </w:r>
      <w:r>
        <w:lastRenderedPageBreak/>
        <w:t xml:space="preserve">allem für Kollisionen von zwei oder mehrerer </w:t>
      </w:r>
      <w:proofErr w:type="spellStart"/>
      <w:r>
        <w:t>Collider</w:t>
      </w:r>
      <w:proofErr w:type="spellEnd"/>
      <w:r>
        <w:t xml:space="preserve">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proofErr w:type="spellStart"/>
      <w:r w:rsidRPr="00EE3D53">
        <w:t>Collider</w:t>
      </w:r>
      <w:proofErr w:type="spellEnd"/>
      <w:r>
        <w:t xml:space="preserve"> überschneiden um das kurze Auslösen eines Malus beim Übergang zwischen </w:t>
      </w:r>
      <w:r w:rsidRPr="00EE3D53">
        <w:t xml:space="preserve">zwei </w:t>
      </w:r>
      <w:proofErr w:type="spellStart"/>
      <w:r>
        <w:t>Collider</w:t>
      </w:r>
      <w:proofErr w:type="spellEnd"/>
      <w:r>
        <w:t xml:space="preserve"> verhindern.</w:t>
      </w:r>
    </w:p>
    <w:p w14:paraId="4F8D4A2E" w14:textId="7361C9FA" w:rsidR="00184C26" w:rsidRDefault="00C60B20" w:rsidP="00184C26">
      <w:pPr>
        <w:keepNext/>
        <w:jc w:val="center"/>
      </w:pPr>
      <w:r>
        <w:rPr>
          <w:noProof/>
        </w:rPr>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7DC71607" w:rsidR="00184C26" w:rsidRDefault="00184C26" w:rsidP="00184C26">
      <w:pPr>
        <w:pStyle w:val="Caption"/>
      </w:pPr>
      <w:bookmarkStart w:id="215" w:name="_Ref77836973"/>
      <w:bookmarkStart w:id="216" w:name="_Ref72660152"/>
      <w:bookmarkStart w:id="217" w:name="_Toc80081957"/>
      <w:r>
        <w:t xml:space="preserve">Abb. </w:t>
      </w:r>
      <w:fldSimple w:instr=" SEQ Abb. \* ARABIC ">
        <w:r w:rsidR="00B34494">
          <w:rPr>
            <w:noProof/>
          </w:rPr>
          <w:t>24</w:t>
        </w:r>
      </w:fldSimple>
      <w:bookmarkEnd w:id="215"/>
      <w:r>
        <w:t xml:space="preserve">: Box </w:t>
      </w:r>
      <w:proofErr w:type="spellStart"/>
      <w:r>
        <w:t>Collider</w:t>
      </w:r>
      <w:proofErr w:type="spellEnd"/>
      <w:r>
        <w:t xml:space="preserve"> für die Wegerkennung</w:t>
      </w:r>
      <w:bookmarkEnd w:id="216"/>
      <w:bookmarkEnd w:id="217"/>
    </w:p>
    <w:p w14:paraId="5EA249E6" w14:textId="0ADA2B3E" w:rsidR="00184C26" w:rsidRDefault="00184C26" w:rsidP="00184C26">
      <w:r>
        <w:t xml:space="preserve">Um die Kollisionen erfassen zu können, wurde in der </w:t>
      </w:r>
      <w:proofErr w:type="spellStart"/>
      <w:r w:rsidRPr="004C00AC">
        <w:t>Rigidbody</w:t>
      </w:r>
      <w:proofErr w:type="spellEnd"/>
      <w:r>
        <w:rPr>
          <w:rStyle w:val="Emphasis"/>
        </w:rPr>
        <w:t xml:space="preserve"> </w:t>
      </w:r>
      <w:r w:rsidRPr="00694924">
        <w:t>Komponente</w:t>
      </w:r>
      <w:r>
        <w:t xml:space="preserve"> </w:t>
      </w:r>
      <w:r w:rsidRPr="00694924">
        <w:t>die</w:t>
      </w:r>
      <w:r>
        <w:t xml:space="preserve"> </w:t>
      </w:r>
      <w:proofErr w:type="spellStart"/>
      <w:r w:rsidRPr="003874C2">
        <w:rPr>
          <w:rStyle w:val="Emphasis"/>
        </w:rPr>
        <w:t>IsKinematic</w:t>
      </w:r>
      <w:proofErr w:type="spellEnd"/>
      <w:r>
        <w:t xml:space="preserve"> Einstellung, und in der Komponente </w:t>
      </w:r>
      <w:proofErr w:type="spellStart"/>
      <w:r>
        <w:t>Sphere</w:t>
      </w:r>
      <w:proofErr w:type="spellEnd"/>
      <w:r>
        <w:t xml:space="preserve"> </w:t>
      </w:r>
      <w:proofErr w:type="spellStart"/>
      <w:r>
        <w:t>Collider</w:t>
      </w:r>
      <w:proofErr w:type="spellEnd"/>
      <w:r>
        <w:t xml:space="preserve"> die</w:t>
      </w:r>
      <w:r w:rsidRPr="003874C2">
        <w:rPr>
          <w:rStyle w:val="Emphasis"/>
        </w:rPr>
        <w:t xml:space="preserve"> </w:t>
      </w:r>
      <w:proofErr w:type="spellStart"/>
      <w:r w:rsidRPr="003874C2">
        <w:rPr>
          <w:rStyle w:val="Emphasis"/>
        </w:rPr>
        <w:t>IsTrigger</w:t>
      </w:r>
      <w:proofErr w:type="spellEnd"/>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proofErr w:type="spellStart"/>
      <w:r w:rsidRPr="0057406C">
        <w:rPr>
          <w:rStyle w:val="Emphasis"/>
        </w:rPr>
        <w:t>HeadCollider</w:t>
      </w:r>
      <w:proofErr w:type="spellEnd"/>
      <w:r>
        <w:t xml:space="preserve"> keine Physik benutzt, sondern ein </w:t>
      </w:r>
      <w:r w:rsidRPr="0057406C">
        <w:rPr>
          <w:rStyle w:val="Emphasis"/>
        </w:rPr>
        <w:t>Trigger</w:t>
      </w:r>
      <w:r>
        <w:t xml:space="preserve"> ist, welche bei einer Kollision mit anderen Objekt </w:t>
      </w:r>
      <w:proofErr w:type="spellStart"/>
      <w:r w:rsidRPr="0057406C">
        <w:rPr>
          <w:rStyle w:val="Emphasis"/>
        </w:rPr>
        <w:t>Collider</w:t>
      </w:r>
      <w:proofErr w:type="spellEnd"/>
      <w:r>
        <w:rPr>
          <w:rStyle w:val="Emphasis"/>
        </w:rPr>
        <w:t>,</w:t>
      </w:r>
      <w:r>
        <w:t xml:space="preserve"> </w:t>
      </w:r>
      <w:r w:rsidRPr="0057406C">
        <w:rPr>
          <w:rStyle w:val="Emphasis"/>
        </w:rPr>
        <w:t>Trigger</w:t>
      </w:r>
      <w:r>
        <w:t xml:space="preserve"> Funktionen ausführen kann.</w:t>
      </w:r>
    </w:p>
    <w:p w14:paraId="12F9D400" w14:textId="77777777" w:rsidR="00184C26" w:rsidRDefault="00184C26" w:rsidP="00184C26">
      <w:r>
        <w:t xml:space="preserve">Da beim </w:t>
      </w:r>
      <w:proofErr w:type="spellStart"/>
      <w:r w:rsidRPr="00AD2A7B">
        <w:rPr>
          <w:rStyle w:val="Emphasis"/>
        </w:rPr>
        <w:t>OVRPlayerController</w:t>
      </w:r>
      <w:proofErr w:type="spellEnd"/>
      <w:r>
        <w:t xml:space="preserve"> der Controller die Implementierung des </w:t>
      </w:r>
      <w:proofErr w:type="spellStart"/>
      <w:r w:rsidRPr="00AD2A7B">
        <w:rPr>
          <w:rStyle w:val="Emphasis"/>
        </w:rPr>
        <w:t>Colliders</w:t>
      </w:r>
      <w:proofErr w:type="spellEnd"/>
      <w:r>
        <w:t xml:space="preserve"> und des </w:t>
      </w:r>
      <w:proofErr w:type="spellStart"/>
      <w:r w:rsidRPr="009706B4">
        <w:t>Rigidbodys</w:t>
      </w:r>
      <w:proofErr w:type="spellEnd"/>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5DCC5DB0" w:rsidR="00184C26" w:rsidRDefault="00184C26" w:rsidP="00184C26">
      <w:pPr>
        <w:pStyle w:val="Caption"/>
      </w:pPr>
      <w:bookmarkStart w:id="218" w:name="_Ref77837405"/>
      <w:bookmarkStart w:id="219" w:name="_Toc80081958"/>
      <w:r>
        <w:t xml:space="preserve">Abb. </w:t>
      </w:r>
      <w:fldSimple w:instr=" SEQ Abb. \* ARABIC ">
        <w:r w:rsidR="00B34494">
          <w:rPr>
            <w:noProof/>
          </w:rPr>
          <w:t>25</w:t>
        </w:r>
      </w:fldSimple>
      <w:bookmarkEnd w:id="218"/>
      <w:r>
        <w:t xml:space="preserve">: </w:t>
      </w:r>
      <w:proofErr w:type="spellStart"/>
      <w:r>
        <w:t>HeadCollider</w:t>
      </w:r>
      <w:proofErr w:type="spellEnd"/>
      <w:r>
        <w:t xml:space="preserve"> Konfiguration</w:t>
      </w:r>
      <w:bookmarkEnd w:id="219"/>
    </w:p>
    <w:p w14:paraId="6C424D15" w14:textId="77777777" w:rsidR="00184C26" w:rsidRPr="00C6430C" w:rsidRDefault="00184C26" w:rsidP="00184C26">
      <w:pPr>
        <w:pStyle w:val="BodyText"/>
      </w:pPr>
      <w:r>
        <w:t xml:space="preserve">Um </w:t>
      </w:r>
      <w:r w:rsidRPr="00013906">
        <w:rPr>
          <w:rStyle w:val="Emphasis"/>
        </w:rPr>
        <w:t>Trigger</w:t>
      </w:r>
      <w:r>
        <w:t xml:space="preserve"> Funktionen beim Verlassen oder Betreten des Weges auszulösen, wurde ein </w:t>
      </w:r>
      <w:r w:rsidRPr="00013906">
        <w:rPr>
          <w:rStyle w:val="Emphasis"/>
        </w:rPr>
        <w:t>Player</w:t>
      </w:r>
      <w:r>
        <w:t xml:space="preserve"> Skript erstellt. Dies ist das zentrale Skript und wurde dem </w:t>
      </w:r>
      <w:r w:rsidRPr="00013906">
        <w:rPr>
          <w:rStyle w:val="Emphasis"/>
        </w:rPr>
        <w:t>Player</w:t>
      </w:r>
      <w:r>
        <w:t xml:space="preserve"> bzw. </w:t>
      </w:r>
      <w:proofErr w:type="spellStart"/>
      <w:r w:rsidRPr="00013906">
        <w:rPr>
          <w:rStyle w:val="Emphasis"/>
        </w:rPr>
        <w:t>OVRPlayerController</w:t>
      </w:r>
      <w:proofErr w:type="spellEnd"/>
      <w:r>
        <w:t xml:space="preserve"> Objekt als Komponente hinzugefügt. Da zur Wegerkennung mehrere </w:t>
      </w:r>
      <w:proofErr w:type="spellStart"/>
      <w:r>
        <w:t>Collider</w:t>
      </w:r>
      <w:proofErr w:type="spellEnd"/>
      <w:r>
        <w:t xml:space="preserve"> verwendet wurden, zählt die Variable </w:t>
      </w:r>
      <w:proofErr w:type="spellStart"/>
      <w:r>
        <w:rPr>
          <w:rStyle w:val="Emphasis"/>
        </w:rPr>
        <w:t>colliderActive</w:t>
      </w:r>
      <w:proofErr w:type="spellEnd"/>
      <w:r>
        <w:t xml:space="preserve">, ob der Benutzer beim Verlassen eines </w:t>
      </w:r>
      <w:proofErr w:type="spellStart"/>
      <w:r>
        <w:t>Colliders</w:t>
      </w:r>
      <w:proofErr w:type="spellEnd"/>
      <w:r>
        <w:t xml:space="preserve"> sich noch auf dem Weg befindet oder nicht.</w:t>
      </w:r>
    </w:p>
    <w:p w14:paraId="615069C6" w14:textId="77777777" w:rsidR="00184C26" w:rsidRDefault="00184C26" w:rsidP="007C354D"/>
    <w:p w14:paraId="187E9554" w14:textId="7815FF75" w:rsidR="00931434" w:rsidRDefault="00644A4F" w:rsidP="00653E0E">
      <w:pPr>
        <w:pStyle w:val="Heading4"/>
      </w:pPr>
      <w:bookmarkStart w:id="220" w:name="_Ref77695497"/>
      <w:bookmarkStart w:id="221" w:name="_Toc82686266"/>
      <w:bookmarkStart w:id="222" w:name="_Toc82687011"/>
      <w:r>
        <w:lastRenderedPageBreak/>
        <w:t>Hindernisse</w:t>
      </w:r>
      <w:bookmarkEnd w:id="220"/>
      <w:bookmarkEnd w:id="221"/>
      <w:bookmarkEnd w:id="222"/>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C356C88" w:rsidR="00AE6DDF" w:rsidRDefault="001D018E" w:rsidP="00952345">
      <w:pPr>
        <w:pStyle w:val="Caption"/>
      </w:pPr>
      <w:bookmarkStart w:id="223" w:name="_Ref80086467"/>
      <w:bookmarkStart w:id="224" w:name="_Ref65495636"/>
      <w:bookmarkStart w:id="225" w:name="_Toc80081959"/>
      <w:r>
        <w:t xml:space="preserve">Abb. </w:t>
      </w:r>
      <w:fldSimple w:instr=" SEQ Abb. \* ARABIC ">
        <w:r w:rsidR="00B34494">
          <w:rPr>
            <w:noProof/>
          </w:rPr>
          <w:t>26</w:t>
        </w:r>
      </w:fldSimple>
      <w:r>
        <w:t>: Hindernisse</w:t>
      </w:r>
      <w:bookmarkEnd w:id="223"/>
      <w:r w:rsidR="00195261">
        <w:t xml:space="preserve"> </w:t>
      </w:r>
      <w:bookmarkEnd w:id="224"/>
      <w:bookmarkEnd w:id="225"/>
    </w:p>
    <w:p w14:paraId="481C7EC7" w14:textId="48C9FEBD" w:rsidR="0013330B" w:rsidRDefault="0013330B" w:rsidP="0013330B">
      <w:pPr>
        <w:pStyle w:val="BodyText"/>
      </w:pPr>
      <w:r>
        <w:t xml:space="preserve">Es wurde ein Skript </w:t>
      </w:r>
      <w:proofErr w:type="spellStart"/>
      <w:r w:rsidRPr="001909D1">
        <w:rPr>
          <w:rStyle w:val="Emphasis"/>
        </w:rPr>
        <w:t>ObstacleMonitor</w:t>
      </w:r>
      <w:proofErr w:type="spellEnd"/>
      <w:r>
        <w:t xml:space="preserve"> erstellt, um zu überprüfen, ob und durch welche Hindernisse der Benutzer gelaufen ist. Dazu wurde bei jedem Hindernis ein </w:t>
      </w:r>
      <w:r w:rsidRPr="001909D1">
        <w:rPr>
          <w:rStyle w:val="Emphasis"/>
        </w:rPr>
        <w:t xml:space="preserve">Box </w:t>
      </w:r>
      <w:proofErr w:type="spellStart"/>
      <w:r w:rsidRPr="001909D1">
        <w:rPr>
          <w:rStyle w:val="Emphasis"/>
        </w:rPr>
        <w:t>Collider</w:t>
      </w:r>
      <w:proofErr w:type="spellEnd"/>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Emphasis"/>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BodyText"/>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proofErr w:type="spellStart"/>
      <w:r w:rsidRPr="00E82ABF">
        <w:rPr>
          <w:rStyle w:val="Emphasis"/>
        </w:rPr>
        <w:t>ObstacleMonitor</w:t>
      </w:r>
      <w:proofErr w:type="spellEnd"/>
      <w:r>
        <w:t xml:space="preserve"> Skript in der </w:t>
      </w:r>
      <w:proofErr w:type="spellStart"/>
      <w:r w:rsidRPr="00E82ABF">
        <w:rPr>
          <w:rStyle w:val="Emphasis"/>
        </w:rPr>
        <w:t>OnTriggerEnter</w:t>
      </w:r>
      <w:proofErr w:type="spellEnd"/>
      <w:r>
        <w:t xml:space="preserve"> Methode bei einer Kollision anhand der Tags überprüft, um welches Hindernis es sich handelt und im zentralen Skript </w:t>
      </w:r>
      <w:proofErr w:type="spellStart"/>
      <w:r w:rsidRPr="00E82ABF">
        <w:rPr>
          <w:rStyle w:val="Emphasis"/>
        </w:rPr>
        <w:t>DataRecorder</w:t>
      </w:r>
      <w:proofErr w:type="spellEnd"/>
      <w:r>
        <w:t xml:space="preserve"> zum Halten der Daten abgespeichert.</w:t>
      </w:r>
    </w:p>
    <w:p w14:paraId="23B4BB2A" w14:textId="77777777" w:rsidR="0060266A" w:rsidRDefault="0060266A" w:rsidP="0060266A">
      <w:pPr>
        <w:pStyle w:val="BodyText"/>
        <w:keepNext/>
        <w:jc w:val="center"/>
      </w:pPr>
      <w:r w:rsidRPr="0060266A">
        <w:rPr>
          <w:noProof/>
        </w:rPr>
        <w:lastRenderedPageBreak/>
        <w:drawing>
          <wp:inline distT="0" distB="0" distL="0" distR="0" wp14:anchorId="27115258" wp14:editId="6C5BE3E9">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58F91B34" w:rsidR="006B083D" w:rsidRPr="006B083D" w:rsidRDefault="0060266A" w:rsidP="00E52BFC">
      <w:pPr>
        <w:pStyle w:val="Caption"/>
      </w:pPr>
      <w:bookmarkStart w:id="226" w:name="_Ref77695045"/>
      <w:bookmarkStart w:id="227" w:name="_Toc80081961"/>
      <w:r>
        <w:t xml:space="preserve">Abb. </w:t>
      </w:r>
      <w:fldSimple w:instr=" SEQ Abb. \* ARABIC ">
        <w:r w:rsidR="00B34494">
          <w:rPr>
            <w:noProof/>
          </w:rPr>
          <w:t>27</w:t>
        </w:r>
      </w:fldSimple>
      <w:bookmarkEnd w:id="226"/>
      <w:r>
        <w:t xml:space="preserve">: </w:t>
      </w:r>
      <w:proofErr w:type="spellStart"/>
      <w:r>
        <w:t>Obstacle</w:t>
      </w:r>
      <w:proofErr w:type="spellEnd"/>
      <w:r>
        <w:t xml:space="preserve"> Monitor Skript</w:t>
      </w:r>
      <w:bookmarkEnd w:id="227"/>
    </w:p>
    <w:p w14:paraId="5D627A7A" w14:textId="00258396" w:rsidR="00C6430C" w:rsidRDefault="00C6430C" w:rsidP="00C6430C">
      <w:pPr>
        <w:pStyle w:val="Heading4"/>
      </w:pPr>
      <w:bookmarkStart w:id="228" w:name="_Ref77710271"/>
      <w:bookmarkStart w:id="229" w:name="_Toc82686267"/>
      <w:bookmarkStart w:id="230" w:name="_Toc82687012"/>
      <w:r>
        <w:t>Szenarien</w:t>
      </w:r>
      <w:bookmarkEnd w:id="228"/>
      <w:bookmarkEnd w:id="229"/>
      <w:bookmarkEnd w:id="230"/>
    </w:p>
    <w:p w14:paraId="7DBBEA12" w14:textId="42AE765C" w:rsidR="00C6430C" w:rsidRDefault="00C6430C" w:rsidP="00D7706F">
      <w:pPr>
        <w:pStyle w:val="BodyText"/>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7BEF6572" w:rsidR="00C6430C" w:rsidRDefault="00FE6EB6" w:rsidP="00C6430C">
      <w:pPr>
        <w:pStyle w:val="BodyText"/>
      </w:pPr>
      <w:r>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Emphasis"/>
        </w:rPr>
        <w:t>Scenario</w:t>
      </w:r>
      <w:r w:rsidR="00C6430C">
        <w:t xml:space="preserve"> erstellt. </w:t>
      </w:r>
      <w:r w:rsidR="009F3D9C">
        <w:t xml:space="preserve">Unter diesem Objekt wurde ein weiteres Objekt </w:t>
      </w:r>
      <w:proofErr w:type="spellStart"/>
      <w:r w:rsidR="009F3D9C" w:rsidRPr="009F3D9C">
        <w:rPr>
          <w:rStyle w:val="Emphasis"/>
        </w:rPr>
        <w:t>DrainMatts</w:t>
      </w:r>
      <w:proofErr w:type="spellEnd"/>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Emphasis"/>
        </w:rPr>
        <w:t>Way</w:t>
      </w:r>
      <w:r w:rsidR="0018047D">
        <w:t xml:space="preserve"> erstellt, worin die erstellen </w:t>
      </w:r>
      <w:proofErr w:type="spellStart"/>
      <w:r w:rsidR="0018047D">
        <w:t>Collider</w:t>
      </w:r>
      <w:proofErr w:type="spellEnd"/>
      <w:r w:rsidR="0018047D">
        <w:t xml:space="preserve">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BodyText"/>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5028BED8" w:rsidR="008D3A08" w:rsidRDefault="00C6430C" w:rsidP="00875B73">
      <w:pPr>
        <w:pStyle w:val="Caption"/>
      </w:pPr>
      <w:bookmarkStart w:id="231" w:name="_Ref77794978"/>
      <w:bookmarkStart w:id="232" w:name="_Ref72951567"/>
      <w:bookmarkStart w:id="233" w:name="_Toc80081963"/>
      <w:r>
        <w:t xml:space="preserve">Abb. </w:t>
      </w:r>
      <w:fldSimple w:instr=" SEQ Abb. \* ARABIC ">
        <w:r w:rsidR="00B34494">
          <w:rPr>
            <w:noProof/>
          </w:rPr>
          <w:t>28</w:t>
        </w:r>
      </w:fldSimple>
      <w:bookmarkEnd w:id="231"/>
      <w:r>
        <w:t>: Scenario Objekt</w:t>
      </w:r>
      <w:bookmarkEnd w:id="232"/>
      <w:bookmarkEnd w:id="233"/>
    </w:p>
    <w:p w14:paraId="331BDE67" w14:textId="70679841" w:rsidR="00C6430C" w:rsidRDefault="008D3A08" w:rsidP="00C6430C">
      <w:pPr>
        <w:pStyle w:val="BodyText"/>
      </w:pPr>
      <w:r>
        <w:t>Das</w:t>
      </w:r>
      <w:r w:rsidR="00C6430C">
        <w:t xml:space="preserve"> Skript </w:t>
      </w:r>
      <w:proofErr w:type="spellStart"/>
      <w:r w:rsidR="00C6430C" w:rsidRPr="008778E7">
        <w:rPr>
          <w:rStyle w:val="Emphasis"/>
        </w:rPr>
        <w:t>ScenarioHandler</w:t>
      </w:r>
      <w:proofErr w:type="spellEnd"/>
      <w:r w:rsidR="00C6430C">
        <w:t xml:space="preserve">, welches wie die anderen Skripte als Komponente im </w:t>
      </w:r>
      <w:proofErr w:type="spellStart"/>
      <w:r w:rsidR="00C6430C" w:rsidRPr="008778E7">
        <w:rPr>
          <w:rStyle w:val="Emphasis"/>
        </w:rPr>
        <w:t>OVRPlayerController</w:t>
      </w:r>
      <w:proofErr w:type="spellEnd"/>
      <w:r w:rsidR="00C6430C">
        <w:t xml:space="preserve"> </w:t>
      </w:r>
      <w:r w:rsidR="008778E7">
        <w:t xml:space="preserve">bzw. </w:t>
      </w:r>
      <w:r w:rsidR="00C6430C">
        <w:t xml:space="preserve">im </w:t>
      </w:r>
      <w:proofErr w:type="spellStart"/>
      <w:r w:rsidR="00C6430C" w:rsidRPr="00781F50">
        <w:rPr>
          <w:rStyle w:val="Emphasis"/>
        </w:rPr>
        <w:t>HeadCollider</w:t>
      </w:r>
      <w:proofErr w:type="spellEnd"/>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BodyText"/>
      </w:pPr>
    </w:p>
    <w:p w14:paraId="7C6CA516" w14:textId="77777777" w:rsidR="00C51451" w:rsidRDefault="00C51451" w:rsidP="00C51451">
      <w:pPr>
        <w:pStyle w:val="BodyText"/>
        <w:keepNext/>
        <w:jc w:val="center"/>
      </w:pPr>
      <w:r w:rsidRPr="00C51451">
        <w:rPr>
          <w:noProof/>
        </w:rPr>
        <w:lastRenderedPageBreak/>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1F9C96E3" w:rsidR="00C51451" w:rsidRDefault="00C51451" w:rsidP="00C51451">
      <w:pPr>
        <w:pStyle w:val="Caption"/>
      </w:pPr>
      <w:bookmarkStart w:id="234" w:name="_Ref77795207"/>
      <w:bookmarkStart w:id="235" w:name="_Toc80081964"/>
      <w:r>
        <w:t xml:space="preserve">Abb. </w:t>
      </w:r>
      <w:fldSimple w:instr=" SEQ Abb. \* ARABIC ">
        <w:r w:rsidR="00B34494">
          <w:rPr>
            <w:noProof/>
          </w:rPr>
          <w:t>29</w:t>
        </w:r>
      </w:fldSimple>
      <w:bookmarkEnd w:id="234"/>
      <w:r>
        <w:t>: Aktivieren und Deaktivieren eines Szenarios</w:t>
      </w:r>
      <w:bookmarkEnd w:id="235"/>
    </w:p>
    <w:p w14:paraId="2BA57B02" w14:textId="3E39478D" w:rsidR="00A36789" w:rsidRDefault="008136C1" w:rsidP="00A36789">
      <w:pPr>
        <w:pStyle w:val="BodyText"/>
        <w:jc w:val="left"/>
      </w:pPr>
      <w:r>
        <w:t xml:space="preserve">Um das gewünschte </w:t>
      </w:r>
      <w:r w:rsidR="00BF5E3F">
        <w:t xml:space="preserve">Szenario auszuwählen, wurde die Variable </w:t>
      </w:r>
      <w:proofErr w:type="spellStart"/>
      <w:r w:rsidR="00BF5E3F" w:rsidRPr="00BF5E3F">
        <w:rPr>
          <w:rStyle w:val="Emphasis"/>
        </w:rPr>
        <w:t>scenario</w:t>
      </w:r>
      <w:proofErr w:type="spellEnd"/>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BodyText"/>
        <w:numPr>
          <w:ilvl w:val="0"/>
          <w:numId w:val="30"/>
        </w:numPr>
        <w:jc w:val="left"/>
      </w:pPr>
      <w:r>
        <w:t>0: Baseline</w:t>
      </w:r>
    </w:p>
    <w:p w14:paraId="7110EB07" w14:textId="3716A4AC" w:rsidR="00476608" w:rsidRDefault="00476608" w:rsidP="00476608">
      <w:pPr>
        <w:pStyle w:val="BodyText"/>
        <w:numPr>
          <w:ilvl w:val="0"/>
          <w:numId w:val="30"/>
        </w:numPr>
        <w:jc w:val="left"/>
      </w:pPr>
      <w:r>
        <w:t>1: Szenario 1</w:t>
      </w:r>
    </w:p>
    <w:p w14:paraId="7AB8397D" w14:textId="17096FF2" w:rsidR="00476608" w:rsidRPr="002931E0" w:rsidRDefault="00476608" w:rsidP="00476608">
      <w:pPr>
        <w:pStyle w:val="BodyText"/>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Emphasis"/>
        </w:rPr>
        <w:t>Start</w:t>
      </w:r>
      <w:r>
        <w:t xml:space="preserve"> über das Menü ausgewählt wird und das Szenario beginnt.</w:t>
      </w:r>
    </w:p>
    <w:p w14:paraId="2583E24B" w14:textId="3B506589" w:rsidR="00A36789" w:rsidRDefault="00EB0D75" w:rsidP="00A36789">
      <w:pPr>
        <w:pStyle w:val="BodyText"/>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072C7B81" w:rsidR="00DC6DDD" w:rsidRDefault="00A36789" w:rsidP="00875B73">
      <w:pPr>
        <w:pStyle w:val="Caption"/>
      </w:pPr>
      <w:bookmarkStart w:id="236" w:name="_Ref77513428"/>
      <w:bookmarkStart w:id="237" w:name="_Toc80081965"/>
      <w:r>
        <w:t xml:space="preserve">Abb. </w:t>
      </w:r>
      <w:fldSimple w:instr=" SEQ Abb. \* ARABIC ">
        <w:r w:rsidR="00B34494">
          <w:rPr>
            <w:noProof/>
          </w:rPr>
          <w:t>30</w:t>
        </w:r>
      </w:fldSimple>
      <w:r>
        <w:t>: Scenario Handler Variablen</w:t>
      </w:r>
      <w:bookmarkEnd w:id="236"/>
      <w:bookmarkEnd w:id="237"/>
    </w:p>
    <w:p w14:paraId="74C31C46" w14:textId="77ED7D0F" w:rsidR="00DC6DDD" w:rsidRDefault="00C11EE4" w:rsidP="00DC6DDD">
      <w:pPr>
        <w:pStyle w:val="Heading4"/>
      </w:pPr>
      <w:bookmarkStart w:id="238" w:name="_Toc82686268"/>
      <w:bookmarkStart w:id="239" w:name="_Toc82687013"/>
      <w:r>
        <w:t>Entwicklung des Malus</w:t>
      </w:r>
      <w:bookmarkEnd w:id="238"/>
      <w:bookmarkEnd w:id="239"/>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Heading5"/>
      </w:pPr>
      <w:bookmarkStart w:id="240" w:name="_Ref73107901"/>
      <w:bookmarkStart w:id="241" w:name="_Toc82686269"/>
      <w:bookmarkStart w:id="242" w:name="_Toc82687014"/>
      <w:r>
        <w:lastRenderedPageBreak/>
        <w:t xml:space="preserve">Erstellen des </w:t>
      </w:r>
      <w:proofErr w:type="spellStart"/>
      <w:r>
        <w:t>Canvas</w:t>
      </w:r>
      <w:bookmarkEnd w:id="240"/>
      <w:bookmarkEnd w:id="241"/>
      <w:bookmarkEnd w:id="242"/>
      <w:proofErr w:type="spellEnd"/>
    </w:p>
    <w:p w14:paraId="173BF9E5" w14:textId="0853BA99" w:rsidR="00EF11E9" w:rsidRDefault="00EF11E9" w:rsidP="00EF11E9">
      <w:r>
        <w:t xml:space="preserve">Für die Umsetzung in </w:t>
      </w:r>
      <w:proofErr w:type="spellStart"/>
      <w:r>
        <w:t>Unity</w:t>
      </w:r>
      <w:proofErr w:type="spellEnd"/>
      <w:r>
        <w:t xml:space="preserve"> 3D wurde </w:t>
      </w:r>
      <w:r w:rsidR="006D7D07">
        <w:t>ein</w:t>
      </w:r>
      <w:r>
        <w:t xml:space="preserve"> </w:t>
      </w:r>
      <w:proofErr w:type="spellStart"/>
      <w:r w:rsidRPr="00B0717A">
        <w:rPr>
          <w:rStyle w:val="Emphasis"/>
        </w:rPr>
        <w:t>Canvas</w:t>
      </w:r>
      <w:proofErr w:type="spellEnd"/>
      <w:r>
        <w:rPr>
          <w:rStyle w:val="Emphasis"/>
        </w:rPr>
        <w:t xml:space="preserve"> </w:t>
      </w:r>
      <w:r>
        <w:t xml:space="preserve">Objekt implementiert, welches automatisch eine </w:t>
      </w:r>
      <w:proofErr w:type="spellStart"/>
      <w:r w:rsidRPr="002E0AEB">
        <w:rPr>
          <w:rStyle w:val="Emphasis"/>
        </w:rPr>
        <w:t>EventSystem</w:t>
      </w:r>
      <w:proofErr w:type="spellEnd"/>
      <w:r>
        <w:t xml:space="preserve"> Komponente erstellt.  Dies ist dazu da um </w:t>
      </w:r>
      <w:r w:rsidRPr="002E0AEB">
        <w:rPr>
          <w:rStyle w:val="Emphasis"/>
        </w:rPr>
        <w:t>UI Elemente</w:t>
      </w:r>
      <w:r>
        <w:t xml:space="preserve"> wie z.B. Bilder, Buttons für ein Menü oder Text anzeigen zu lassen. Diese müssen als Unterkomponente eingefügt werden. Die </w:t>
      </w:r>
      <w:proofErr w:type="spellStart"/>
      <w:r w:rsidRPr="003072BE">
        <w:rPr>
          <w:rStyle w:val="Emphasis"/>
        </w:rPr>
        <w:t>Canvas</w:t>
      </w:r>
      <w:proofErr w:type="spellEnd"/>
      <w:r>
        <w:t xml:space="preserve"> können in zwei grundlegenden </w:t>
      </w:r>
      <w:proofErr w:type="spellStart"/>
      <w:r w:rsidRPr="00BF4ADD">
        <w:t>Render</w:t>
      </w:r>
      <w:proofErr w:type="spellEnd"/>
      <w:r>
        <w:t xml:space="preserve"> Einstellungen laufen, in </w:t>
      </w:r>
      <w:r w:rsidRPr="003072BE">
        <w:rPr>
          <w:rStyle w:val="Emphasis"/>
        </w:rPr>
        <w:t>Screen Space</w:t>
      </w:r>
      <w:r>
        <w:t xml:space="preserve"> oder </w:t>
      </w:r>
      <w:r w:rsidRPr="003072BE">
        <w:rPr>
          <w:rStyle w:val="Emphasis"/>
        </w:rPr>
        <w:t>World Space</w:t>
      </w:r>
      <w:r>
        <w:t xml:space="preserve">. In </w:t>
      </w:r>
      <w:r w:rsidRPr="00CA6CD5">
        <w:rPr>
          <w:rStyle w:val="Emphasis"/>
        </w:rPr>
        <w:t>Screen Space</w:t>
      </w:r>
      <w:r>
        <w:t xml:space="preserve"> Modus wird das </w:t>
      </w:r>
      <w:proofErr w:type="spellStart"/>
      <w:r w:rsidRPr="003072BE">
        <w:rPr>
          <w:rStyle w:val="Emphasis"/>
        </w:rPr>
        <w:t>Canvas</w:t>
      </w:r>
      <w:proofErr w:type="spellEnd"/>
      <w:r>
        <w:t xml:space="preserve"> und deren </w:t>
      </w:r>
      <w:r w:rsidRPr="003072BE">
        <w:rPr>
          <w:rStyle w:val="Emphasis"/>
        </w:rPr>
        <w:t>UI Elemente</w:t>
      </w:r>
      <w:r>
        <w:t xml:space="preserve"> direkt auf dem Bildschirm, über der Szene</w:t>
      </w:r>
      <w:r w:rsidR="003072BE">
        <w:t xml:space="preserve"> überlagernd</w:t>
      </w:r>
      <w:r>
        <w:t xml:space="preserve"> dargestellt. In </w:t>
      </w:r>
      <w:r w:rsidRPr="00CA6CD5">
        <w:rPr>
          <w:rStyle w:val="Emphasis"/>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Emphasis"/>
        </w:rPr>
        <w:t>Screen Space</w:t>
      </w:r>
      <w:r>
        <w:t xml:space="preserve"> </w:t>
      </w:r>
      <w:proofErr w:type="spellStart"/>
      <w:r w:rsidRPr="00A26350">
        <w:rPr>
          <w:rStyle w:val="Emphasis"/>
        </w:rPr>
        <w:t>Camera</w:t>
      </w:r>
      <w:proofErr w:type="spellEnd"/>
      <w:r>
        <w:t xml:space="preserve"> Einstellung </w:t>
      </w:r>
      <w:r w:rsidR="00CA6CD5">
        <w:t>implementiert</w:t>
      </w:r>
      <w:r>
        <w:t xml:space="preserve">, da es in VR sonst zu Darstellungsproblemen kommen kann. Diese ist ähnlich wie der </w:t>
      </w:r>
      <w:r w:rsidRPr="00A26350">
        <w:rPr>
          <w:rStyle w:val="Emphasis"/>
        </w:rPr>
        <w:t>Screen Space</w:t>
      </w:r>
      <w:r>
        <w:t xml:space="preserve"> Modus, benutzt jedoch zusätzlich eine </w:t>
      </w:r>
      <w:r w:rsidRPr="00A26350">
        <w:rPr>
          <w:rStyle w:val="Emphasis"/>
        </w:rPr>
        <w:t>Kamera</w:t>
      </w:r>
      <w:r>
        <w:t xml:space="preserve"> für die Darstellung der </w:t>
      </w:r>
      <w:r w:rsidRPr="00A26350">
        <w:rPr>
          <w:rStyle w:val="Emphasis"/>
        </w:rPr>
        <w:t>UI Elemente</w:t>
      </w:r>
      <w:r>
        <w:t xml:space="preserve">. Hier </w:t>
      </w:r>
      <w:r w:rsidR="002E63D6">
        <w:t>wurde</w:t>
      </w:r>
      <w:r>
        <w:t xml:space="preserve"> die entsprechend erstellte Kamera des </w:t>
      </w:r>
      <w:proofErr w:type="spellStart"/>
      <w:r w:rsidRPr="002E63D6">
        <w:rPr>
          <w:rStyle w:val="Emphasis"/>
        </w:rPr>
        <w:t>OVRPlayerController</w:t>
      </w:r>
      <w:proofErr w:type="spellEnd"/>
      <w:r>
        <w:t xml:space="preserve"> </w:t>
      </w:r>
      <w:r w:rsidR="007A7F4A">
        <w:t xml:space="preserve">bzw. </w:t>
      </w:r>
      <w:r>
        <w:t xml:space="preserve">des </w:t>
      </w:r>
      <w:r w:rsidRPr="007A7F4A">
        <w:rPr>
          <w:rStyle w:val="Emphasis"/>
        </w:rPr>
        <w:t>Players</w:t>
      </w:r>
      <w:r>
        <w:t xml:space="preserve"> </w:t>
      </w:r>
      <w:r w:rsidR="006905BA">
        <w:t>in das</w:t>
      </w:r>
      <w:r>
        <w:t xml:space="preserve"> </w:t>
      </w:r>
      <w:proofErr w:type="spellStart"/>
      <w:r>
        <w:t>Canvas</w:t>
      </w:r>
      <w:proofErr w:type="spellEnd"/>
      <w:r>
        <w:t xml:space="preserve"> </w:t>
      </w:r>
      <w:r w:rsidR="006905BA">
        <w:t xml:space="preserve">Objekt </w:t>
      </w:r>
      <w:r>
        <w:t xml:space="preserve">eingefügt. Ebenso muss die Kamera und das </w:t>
      </w:r>
      <w:proofErr w:type="spellStart"/>
      <w:r>
        <w:t>Canvas</w:t>
      </w:r>
      <w:proofErr w:type="spellEnd"/>
      <w:r>
        <w:t xml:space="preserve"> Objekt </w:t>
      </w:r>
      <w:r w:rsidR="00A15944">
        <w:t>derselbe</w:t>
      </w:r>
      <w:r>
        <w:t xml:space="preserve"> </w:t>
      </w:r>
      <w:r w:rsidRPr="0038560F">
        <w:rPr>
          <w:rStyle w:val="Emphasis"/>
        </w:rPr>
        <w:t>Order in Layer</w:t>
      </w:r>
      <w:r w:rsidR="00A15944">
        <w:rPr>
          <w:rStyle w:val="Emphasis"/>
        </w:rPr>
        <w:t xml:space="preserve"> </w:t>
      </w:r>
      <w:r w:rsidR="00A15944">
        <w:t>besitzen</w:t>
      </w:r>
      <w:r w:rsidR="00861BD6">
        <w:t xml:space="preserve"> und wurde auf den Wert</w:t>
      </w:r>
      <w:r w:rsidR="00A15944">
        <w:t xml:space="preserve"> </w:t>
      </w:r>
      <w:r w:rsidR="00861BD6" w:rsidRPr="00EC582B">
        <w:rPr>
          <w:rStyle w:val="Emphasis"/>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xml:space="preserve">: </w:t>
      </w:r>
      <w:proofErr w:type="spellStart"/>
      <w:r w:rsidR="00456F48">
        <w:t>Render</w:t>
      </w:r>
      <w:proofErr w:type="spellEnd"/>
      <w:r w:rsidR="00456F48">
        <w:t xml:space="preserve"> Modus der </w:t>
      </w:r>
      <w:proofErr w:type="spellStart"/>
      <w:r w:rsidR="00456F48">
        <w:t>Canvas</w:t>
      </w:r>
      <w:proofErr w:type="spellEnd"/>
      <w:r>
        <w:fldChar w:fldCharType="end"/>
      </w:r>
      <w:r>
        <w:t xml:space="preserve">). Dies ist wichtig, da sonst Probleme mit der späteren Interaktion mit der </w:t>
      </w:r>
      <w:proofErr w:type="spellStart"/>
      <w:r w:rsidRPr="00EC582B">
        <w:rPr>
          <w:rStyle w:val="Emphasis"/>
        </w:rPr>
        <w:t>Canvas</w:t>
      </w:r>
      <w:proofErr w:type="spellEnd"/>
      <w:r>
        <w:t xml:space="preserve"> des Menüs auftreten können, da das </w:t>
      </w:r>
      <w:proofErr w:type="spellStart"/>
      <w:r>
        <w:t>Canvas</w:t>
      </w:r>
      <w:proofErr w:type="spellEnd"/>
      <w:r>
        <w:t xml:space="preserve">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proofErr w:type="spellStart"/>
      <w:r w:rsidR="00904D47" w:rsidRPr="00B61EF5">
        <w:rPr>
          <w:rStyle w:val="Emphasis"/>
        </w:rPr>
        <w:t>UICamera</w:t>
      </w:r>
      <w:proofErr w:type="spellEnd"/>
      <w:r w:rsidR="00904D47">
        <w:t xml:space="preserve"> im </w:t>
      </w:r>
      <w:r w:rsidR="00904D47" w:rsidRPr="00904D47">
        <w:rPr>
          <w:rStyle w:val="Emphasis"/>
        </w:rPr>
        <w:t>Player</w:t>
      </w:r>
      <w:r w:rsidR="00904D47">
        <w:t xml:space="preserve"> und </w:t>
      </w:r>
      <w:proofErr w:type="spellStart"/>
      <w:r w:rsidR="00904D47" w:rsidRPr="00B61EF5">
        <w:rPr>
          <w:rStyle w:val="Emphasis"/>
        </w:rPr>
        <w:t>OVRPlayerController</w:t>
      </w:r>
      <w:proofErr w:type="spellEnd"/>
      <w:r w:rsidR="00904D47">
        <w:t xml:space="preserve"> hinzugefügt. Diese Kamera muss nun im Objekt </w:t>
      </w:r>
      <w:proofErr w:type="spellStart"/>
      <w:r w:rsidR="00904D47" w:rsidRPr="00B61EF5">
        <w:rPr>
          <w:rStyle w:val="Emphasis"/>
        </w:rPr>
        <w:t>CanvasMalus</w:t>
      </w:r>
      <w:proofErr w:type="spellEnd"/>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6BC9B4DE">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5DA5D61B" w:rsidR="00EF11E9" w:rsidRDefault="00EF11E9" w:rsidP="00875B73">
      <w:pPr>
        <w:pStyle w:val="Caption"/>
      </w:pPr>
      <w:bookmarkStart w:id="243" w:name="_Ref77837444"/>
      <w:bookmarkStart w:id="244" w:name="_Ref72308396"/>
      <w:bookmarkStart w:id="245" w:name="_Toc80081966"/>
      <w:r>
        <w:t xml:space="preserve">Abb. </w:t>
      </w:r>
      <w:fldSimple w:instr=" SEQ Abb. \* ARABIC ">
        <w:r w:rsidR="00B34494">
          <w:rPr>
            <w:noProof/>
          </w:rPr>
          <w:t>31</w:t>
        </w:r>
      </w:fldSimple>
      <w:bookmarkEnd w:id="243"/>
      <w:r>
        <w:t xml:space="preserve">: </w:t>
      </w:r>
      <w:proofErr w:type="spellStart"/>
      <w:r>
        <w:t>Render</w:t>
      </w:r>
      <w:proofErr w:type="spellEnd"/>
      <w:r>
        <w:t xml:space="preserve"> Modus der </w:t>
      </w:r>
      <w:proofErr w:type="spellStart"/>
      <w:r>
        <w:t>Canvas</w:t>
      </w:r>
      <w:bookmarkEnd w:id="244"/>
      <w:bookmarkEnd w:id="245"/>
      <w:proofErr w:type="spellEnd"/>
    </w:p>
    <w:p w14:paraId="662E3F66" w14:textId="3DEF029C" w:rsidR="00EF11E9" w:rsidRDefault="00EF11E9" w:rsidP="00EF11E9">
      <w:r>
        <w:t xml:space="preserve">Unter dem </w:t>
      </w:r>
      <w:proofErr w:type="spellStart"/>
      <w:r w:rsidRPr="00EC582B">
        <w:rPr>
          <w:rStyle w:val="Emphasis"/>
        </w:rPr>
        <w:t>Canvas</w:t>
      </w:r>
      <w:proofErr w:type="spellEnd"/>
      <w:r>
        <w:t xml:space="preserve"> </w:t>
      </w:r>
      <w:r w:rsidR="00EC582B">
        <w:t>wurde</w:t>
      </w:r>
      <w:r>
        <w:t xml:space="preserve"> ein </w:t>
      </w:r>
      <w:r w:rsidRPr="00EC582B">
        <w:rPr>
          <w:rStyle w:val="Emphasis"/>
        </w:rPr>
        <w:t>Image</w:t>
      </w:r>
      <w:r>
        <w:t xml:space="preserve"> Objekt </w:t>
      </w:r>
      <w:proofErr w:type="spellStart"/>
      <w:r w:rsidRPr="00541F76">
        <w:rPr>
          <w:rStyle w:val="Emphasis"/>
        </w:rPr>
        <w:t>ImageMalus</w:t>
      </w:r>
      <w:proofErr w:type="spellEnd"/>
      <w:r>
        <w:t xml:space="preserve"> erstellt und dessen Größe an das </w:t>
      </w:r>
      <w:proofErr w:type="spellStart"/>
      <w:r>
        <w:t>Canvas</w:t>
      </w:r>
      <w:proofErr w:type="spellEnd"/>
      <w:r>
        <w:t xml:space="preserve">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Emphasis"/>
        </w:rPr>
        <w:t>C00000</w:t>
      </w:r>
      <w:r w:rsidRPr="0039561B">
        <w:rPr>
          <w:rStyle w:val="Emphasis"/>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Emphasis"/>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Heading5"/>
      </w:pPr>
      <w:bookmarkStart w:id="246" w:name="_Ref73278054"/>
      <w:bookmarkStart w:id="247" w:name="_Toc82686270"/>
      <w:bookmarkStart w:id="248" w:name="_Toc82687015"/>
      <w:r>
        <w:t>Erstellen der</w:t>
      </w:r>
      <w:r w:rsidR="00EF11E9">
        <w:t xml:space="preserve"> Animation</w:t>
      </w:r>
      <w:bookmarkEnd w:id="246"/>
      <w:bookmarkEnd w:id="247"/>
      <w:bookmarkEnd w:id="248"/>
    </w:p>
    <w:p w14:paraId="5D4814B0" w14:textId="6EBC073E" w:rsidR="00EF11E9" w:rsidRDefault="00EF11E9" w:rsidP="00EF11E9">
      <w:r>
        <w:t xml:space="preserve">Für die Umsetzung des Malus </w:t>
      </w:r>
      <w:r w:rsidR="00942EB8">
        <w:t>wurde</w:t>
      </w:r>
      <w:r>
        <w:t xml:space="preserve"> ein Animator Controller </w:t>
      </w:r>
      <w:proofErr w:type="spellStart"/>
      <w:r w:rsidRPr="00E67AFE">
        <w:rPr>
          <w:rStyle w:val="Emphasis"/>
        </w:rPr>
        <w:t>ImageController</w:t>
      </w:r>
      <w:proofErr w:type="spellEnd"/>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lastRenderedPageBreak/>
        <w:t>Unter dem</w:t>
      </w:r>
      <w:r w:rsidR="00A6793B">
        <w:t xml:space="preserve"> Objekt</w:t>
      </w:r>
      <w:r>
        <w:t xml:space="preserve"> </w:t>
      </w:r>
      <w:proofErr w:type="spellStart"/>
      <w:r w:rsidRPr="00A6793B">
        <w:rPr>
          <w:rStyle w:val="Emphasis"/>
        </w:rPr>
        <w:t>ImageMalus</w:t>
      </w:r>
      <w:proofErr w:type="spellEnd"/>
      <w:r>
        <w:t xml:space="preserve"> </w:t>
      </w:r>
      <w:r w:rsidR="00A6793B">
        <w:t>wurde</w:t>
      </w:r>
      <w:r>
        <w:t xml:space="preserve"> eine Animator Komponente hinzugefügt, welche den </w:t>
      </w:r>
      <w:proofErr w:type="spellStart"/>
      <w:r w:rsidRPr="008969A7">
        <w:rPr>
          <w:rStyle w:val="Emphasis"/>
        </w:rPr>
        <w:t>ImageController</w:t>
      </w:r>
      <w:proofErr w:type="spellEnd"/>
      <w:r w:rsidRPr="008969A7">
        <w:rPr>
          <w:rStyle w:val="Emphasis"/>
        </w:rPr>
        <w:t xml:space="preserve"> </w:t>
      </w:r>
      <w:r>
        <w:t xml:space="preserve">einbindet. Für die Erzeugung des Impulses mit dem </w:t>
      </w:r>
      <w:proofErr w:type="spellStart"/>
      <w:r w:rsidRPr="006E2BE3">
        <w:rPr>
          <w:rStyle w:val="Emphasis"/>
        </w:rPr>
        <w:t>ImageMalus</w:t>
      </w:r>
      <w:proofErr w:type="spellEnd"/>
      <w:r>
        <w:t xml:space="preserve"> Objekt </w:t>
      </w:r>
      <w:r w:rsidR="006E2BE3">
        <w:t>wurde</w:t>
      </w:r>
      <w:r>
        <w:t xml:space="preserve"> ein Animation Objekt </w:t>
      </w:r>
      <w:r w:rsidRPr="00A76DCC">
        <w:rPr>
          <w:rStyle w:val="Emphasis"/>
        </w:rPr>
        <w:t>Impuls</w:t>
      </w:r>
      <w:r w:rsidR="00EE0DEE">
        <w:rPr>
          <w:rStyle w:val="Emphasis"/>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Emphasis"/>
        </w:rPr>
        <w:t>Loop Time</w:t>
      </w:r>
      <w:r>
        <w:t xml:space="preserve"> gesetzt, sodass sich der Impuls fortlaufend wiederholt, bis dieser im Skript </w:t>
      </w:r>
      <w:r w:rsidRPr="002D24C3">
        <w:rPr>
          <w:rStyle w:val="Emphasis"/>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5DCF1371">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78655C3C" w:rsidR="00EF11E9" w:rsidRDefault="00EF11E9" w:rsidP="00875B73">
      <w:pPr>
        <w:pStyle w:val="Caption"/>
      </w:pPr>
      <w:bookmarkStart w:id="249" w:name="_Ref77524711"/>
      <w:bookmarkStart w:id="250" w:name="_Ref72352698"/>
      <w:bookmarkStart w:id="251" w:name="_Toc80081967"/>
      <w:r>
        <w:t xml:space="preserve">Abb. </w:t>
      </w:r>
      <w:fldSimple w:instr=" SEQ Abb. \* ARABIC ">
        <w:r w:rsidR="00B34494">
          <w:rPr>
            <w:noProof/>
          </w:rPr>
          <w:t>32</w:t>
        </w:r>
      </w:fldSimple>
      <w:bookmarkEnd w:id="249"/>
      <w:r>
        <w:t xml:space="preserve">: Animation </w:t>
      </w:r>
      <w:bookmarkEnd w:id="250"/>
      <w:r>
        <w:t>des Images</w:t>
      </w:r>
      <w:bookmarkEnd w:id="251"/>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proofErr w:type="spellStart"/>
      <w:r w:rsidRPr="00C956CE">
        <w:t>AudioSource</w:t>
      </w:r>
      <w:proofErr w:type="spellEnd"/>
      <w:r>
        <w:rPr>
          <w:rStyle w:val="Emphasis"/>
        </w:rPr>
        <w:t xml:space="preserve"> </w:t>
      </w:r>
      <w:r w:rsidRPr="00C21F28">
        <w:t>Komponente</w:t>
      </w:r>
      <w:r>
        <w:rPr>
          <w:rStyle w:val="Emphasis"/>
        </w:rPr>
        <w:t xml:space="preserve"> </w:t>
      </w:r>
      <w:r>
        <w:t xml:space="preserve">dem Image Objekt </w:t>
      </w:r>
      <w:proofErr w:type="spellStart"/>
      <w:r w:rsidRPr="000C254C">
        <w:rPr>
          <w:rStyle w:val="Emphasis"/>
        </w:rPr>
        <w:t>ImageMalus</w:t>
      </w:r>
      <w:proofErr w:type="spellEnd"/>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proofErr w:type="spellStart"/>
      <w:r w:rsidRPr="008849C6">
        <w:rPr>
          <w:rStyle w:val="Emphasis"/>
        </w:rPr>
        <w:t>PlayAudioSource</w:t>
      </w:r>
      <w:proofErr w:type="spellEnd"/>
      <w:r>
        <w:t xml:space="preserve"> in der Animation erstellt. Dieses Event wird zeitgleich mit dem höchsten Alpha Wert des roten Impulses aufgerufen. Dazu </w:t>
      </w:r>
      <w:r w:rsidR="00E55439">
        <w:t>wurde</w:t>
      </w:r>
      <w:r>
        <w:t xml:space="preserve"> zusätzlich ein Skript </w:t>
      </w:r>
      <w:proofErr w:type="spellStart"/>
      <w:r w:rsidRPr="00C73142">
        <w:rPr>
          <w:rStyle w:val="Emphasis"/>
        </w:rPr>
        <w:t>PlayAudio</w:t>
      </w:r>
      <w:proofErr w:type="spellEnd"/>
      <w:r>
        <w:t xml:space="preserve"> dem </w:t>
      </w:r>
      <w:r w:rsidRPr="00342021">
        <w:rPr>
          <w:rStyle w:val="Emphasis"/>
        </w:rPr>
        <w:t>Image</w:t>
      </w:r>
      <w:r>
        <w:t xml:space="preserve"> Objekt hinzugefügt, welches das Event implementiert, die </w:t>
      </w:r>
      <w:proofErr w:type="spellStart"/>
      <w:r w:rsidRPr="00342021">
        <w:rPr>
          <w:rStyle w:val="Emphasis"/>
        </w:rPr>
        <w:t>AudioSource</w:t>
      </w:r>
      <w:proofErr w:type="spellEnd"/>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860C8A8">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2CF883A9" w:rsidR="00EF11E9" w:rsidRDefault="008F5A0E" w:rsidP="00355868">
      <w:pPr>
        <w:pStyle w:val="Caption"/>
      </w:pPr>
      <w:bookmarkStart w:id="252" w:name="_Ref77536075"/>
      <w:bookmarkStart w:id="253" w:name="_Ref72480353"/>
      <w:bookmarkStart w:id="254" w:name="_Toc80081968"/>
      <w:r>
        <w:t xml:space="preserve">Abb. </w:t>
      </w:r>
      <w:fldSimple w:instr=" SEQ Abb. \* ARABIC ">
        <w:r w:rsidR="00B34494">
          <w:rPr>
            <w:noProof/>
          </w:rPr>
          <w:t>33</w:t>
        </w:r>
      </w:fldSimple>
      <w:bookmarkEnd w:id="252"/>
      <w:r>
        <w:t xml:space="preserve">: </w:t>
      </w:r>
      <w:proofErr w:type="spellStart"/>
      <w:r>
        <w:t>PlayAudio</w:t>
      </w:r>
      <w:proofErr w:type="spellEnd"/>
      <w:r>
        <w:t xml:space="preserve"> Skript</w:t>
      </w:r>
      <w:bookmarkEnd w:id="253"/>
      <w:bookmarkEnd w:id="254"/>
    </w:p>
    <w:p w14:paraId="03BE2779" w14:textId="6A96770D" w:rsidR="00CC06CC" w:rsidRDefault="00EF11E9" w:rsidP="00EF11E9">
      <w:r>
        <w:t xml:space="preserve">Um die </w:t>
      </w:r>
      <w:r w:rsidRPr="00F4729B">
        <w:rPr>
          <w:rStyle w:val="Emphasis"/>
        </w:rPr>
        <w:t>Animation</w:t>
      </w:r>
      <w:r>
        <w:t xml:space="preserve"> über den </w:t>
      </w:r>
      <w:r w:rsidRPr="00F4729B">
        <w:rPr>
          <w:rStyle w:val="Emphasis"/>
        </w:rPr>
        <w:t>Animator Controller</w:t>
      </w:r>
      <w:r>
        <w:t xml:space="preserve"> abspielen zu können, </w:t>
      </w:r>
      <w:r w:rsidR="00F4729B">
        <w:t>wurde</w:t>
      </w:r>
      <w:r>
        <w:t xml:space="preserve"> die Animation </w:t>
      </w:r>
      <w:r w:rsidRPr="00814640">
        <w:rPr>
          <w:rStyle w:val="Emphasis"/>
        </w:rPr>
        <w:t>Impulse</w:t>
      </w:r>
      <w:r w:rsidR="00352B37">
        <w:t xml:space="preserve"> in den</w:t>
      </w:r>
      <w:r w:rsidR="00175AB2">
        <w:t xml:space="preserve"> </w:t>
      </w:r>
      <w:r w:rsidRPr="00175AB2">
        <w:rPr>
          <w:rStyle w:val="Emphasis"/>
        </w:rPr>
        <w:t>Animator</w:t>
      </w:r>
      <w:r w:rsidR="00814640" w:rsidRPr="00175AB2">
        <w:rPr>
          <w:rStyle w:val="Emphasis"/>
        </w:rPr>
        <w:t xml:space="preserve"> Controller</w:t>
      </w:r>
      <w:r w:rsidR="00352B37">
        <w:rPr>
          <w:rStyle w:val="Emphasis"/>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proofErr w:type="spellStart"/>
      <w:r w:rsidR="00CC06CC" w:rsidRPr="00AD2E76">
        <w:rPr>
          <w:rStyle w:val="Emphasis"/>
        </w:rPr>
        <w:t>Any</w:t>
      </w:r>
      <w:proofErr w:type="spellEnd"/>
      <w:r w:rsidR="00CC06CC" w:rsidRPr="00AD2E76">
        <w:rPr>
          <w:rStyle w:val="Emphasis"/>
        </w:rPr>
        <w:t xml:space="preserve"> State</w:t>
      </w:r>
      <w:r w:rsidR="00CC06CC">
        <w:t xml:space="preserve"> und der </w:t>
      </w:r>
      <w:r w:rsidR="00CC06CC" w:rsidRPr="00675BA7">
        <w:rPr>
          <w:rStyle w:val="Emphasis"/>
        </w:rPr>
        <w:t>Animation</w:t>
      </w:r>
      <w:r w:rsidR="00CC06CC">
        <w:t xml:space="preserve"> </w:t>
      </w:r>
      <w:r w:rsidR="00175AB2">
        <w:t>wurde</w:t>
      </w:r>
      <w:r w:rsidR="00CC06CC">
        <w:t xml:space="preserve"> erstellt.</w:t>
      </w:r>
      <w:r w:rsidR="00B92BCC">
        <w:t xml:space="preserve"> Durch den </w:t>
      </w:r>
      <w:proofErr w:type="spellStart"/>
      <w:r w:rsidR="00B92BCC" w:rsidRPr="00675BA7">
        <w:rPr>
          <w:rStyle w:val="Emphasis"/>
        </w:rPr>
        <w:t>Any</w:t>
      </w:r>
      <w:proofErr w:type="spellEnd"/>
      <w:r w:rsidR="00B92BCC" w:rsidRPr="00675BA7">
        <w:rPr>
          <w:rStyle w:val="Emphasis"/>
        </w:rPr>
        <w:t xml:space="preserve"> State</w:t>
      </w:r>
      <w:r w:rsidR="00B92BCC">
        <w:t xml:space="preserve"> Zustand kann die </w:t>
      </w:r>
      <w:r w:rsidR="00B92BCC" w:rsidRPr="00675BA7">
        <w:rPr>
          <w:rStyle w:val="Emphasis"/>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proofErr w:type="spellStart"/>
      <w:r w:rsidR="003B4EB2" w:rsidRPr="00D36174">
        <w:rPr>
          <w:rStyle w:val="Emphasis"/>
        </w:rPr>
        <w:t>Rebind</w:t>
      </w:r>
      <w:proofErr w:type="spellEnd"/>
      <w:r w:rsidR="003B4EB2">
        <w:t xml:space="preserve"> Methode beendet und neu gebunden wird, ist hier </w:t>
      </w:r>
      <w:r w:rsidR="004A25F2">
        <w:t>kein anderer Zustand</w:t>
      </w:r>
      <w:r w:rsidR="00CB5E85">
        <w:t xml:space="preserve"> wie z.B</w:t>
      </w:r>
      <w:r w:rsidR="00C956CE">
        <w:t>.</w:t>
      </w:r>
      <w:r w:rsidR="00CB5E85">
        <w:t xml:space="preserve"> der </w:t>
      </w:r>
      <w:proofErr w:type="spellStart"/>
      <w:r w:rsidR="00CB5E85" w:rsidRPr="00CB5E85">
        <w:rPr>
          <w:rStyle w:val="Emphasis"/>
        </w:rPr>
        <w:t>Idle</w:t>
      </w:r>
      <w:proofErr w:type="spellEnd"/>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1210327F">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284026F3" w:rsidR="00EF11E9" w:rsidRDefault="00CC06CC" w:rsidP="00904D47">
      <w:pPr>
        <w:pStyle w:val="Caption"/>
      </w:pPr>
      <w:bookmarkStart w:id="255" w:name="_Ref77837478"/>
      <w:bookmarkStart w:id="256" w:name="_Ref73362667"/>
      <w:bookmarkStart w:id="257" w:name="_Toc80081969"/>
      <w:r>
        <w:t xml:space="preserve">Abb. </w:t>
      </w:r>
      <w:fldSimple w:instr=" SEQ Abb. \* ARABIC ">
        <w:r w:rsidR="00B34494">
          <w:rPr>
            <w:noProof/>
          </w:rPr>
          <w:t>34</w:t>
        </w:r>
      </w:fldSimple>
      <w:bookmarkEnd w:id="255"/>
      <w:r>
        <w:t xml:space="preserve">: Animator </w:t>
      </w:r>
      <w:proofErr w:type="spellStart"/>
      <w:r>
        <w:t>ImageController</w:t>
      </w:r>
      <w:bookmarkEnd w:id="256"/>
      <w:bookmarkEnd w:id="257"/>
      <w:proofErr w:type="spellEnd"/>
    </w:p>
    <w:p w14:paraId="7746DB07" w14:textId="7AD94171" w:rsidR="00EF11E9" w:rsidRPr="00EF11E9" w:rsidRDefault="00AE1C3C" w:rsidP="00AE1C3C">
      <w:pPr>
        <w:pStyle w:val="Heading5"/>
      </w:pPr>
      <w:bookmarkStart w:id="258" w:name="_Toc82686271"/>
      <w:bookmarkStart w:id="259" w:name="_Toc82687016"/>
      <w:r>
        <w:t>Implementier</w:t>
      </w:r>
      <w:r w:rsidR="003571F7">
        <w:t>ung</w:t>
      </w:r>
      <w:bookmarkEnd w:id="258"/>
      <w:bookmarkEnd w:id="259"/>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3543">
        <w:t xml:space="preserve">Abb. </w:t>
      </w:r>
      <w:r w:rsidR="00456F48" w:rsidRPr="00983543">
        <w:rPr>
          <w:noProof/>
        </w:rPr>
        <w:t>38</w:t>
      </w:r>
      <w:r w:rsidR="00D54F56">
        <w:fldChar w:fldCharType="end"/>
      </w:r>
      <w:r w:rsidR="00E47B96">
        <w:fldChar w:fldCharType="begin"/>
      </w:r>
      <w:r w:rsidR="00E47B96">
        <w:instrText xml:space="preserve"> REF _Ref72783594 \h </w:instrText>
      </w:r>
      <w:r w:rsidR="00E47B96">
        <w:fldChar w:fldCharType="separate"/>
      </w:r>
      <w:r w:rsidR="00456F48" w:rsidRPr="00983543">
        <w:t xml:space="preserve">Abb. </w:t>
      </w:r>
      <w:r w:rsidR="00456F48" w:rsidRPr="00983543">
        <w:rPr>
          <w:noProof/>
        </w:rPr>
        <w:t>38</w:t>
      </w:r>
      <w:r w:rsidR="00456F48" w:rsidRPr="00983543">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Emphasis"/>
        </w:rPr>
        <w:t>Animator</w:t>
      </w:r>
      <w:r w:rsidR="00D13A96">
        <w:t xml:space="preserve"> in der Methode </w:t>
      </w:r>
      <w:proofErr w:type="spellStart"/>
      <w:r w:rsidR="00D13A96" w:rsidRPr="00D13A96">
        <w:rPr>
          <w:rStyle w:val="Emphasis"/>
        </w:rPr>
        <w:t>OnTriggerExit</w:t>
      </w:r>
      <w:proofErr w:type="spellEnd"/>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Emphasis"/>
        </w:rPr>
        <w:t>Animator</w:t>
      </w:r>
      <w:r w:rsidR="00B6544A">
        <w:t xml:space="preserve"> </w:t>
      </w:r>
      <w:r w:rsidR="00D13A96">
        <w:t xml:space="preserve">in der </w:t>
      </w:r>
      <w:proofErr w:type="spellStart"/>
      <w:r w:rsidR="00D13A96" w:rsidRPr="00D13A96">
        <w:rPr>
          <w:rStyle w:val="Emphasis"/>
        </w:rPr>
        <w:t>OnTriggerEnter</w:t>
      </w:r>
      <w:proofErr w:type="spellEnd"/>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662D76C1">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3705DD99" w:rsidR="00B31169" w:rsidRPr="00E753B4" w:rsidRDefault="0090464D" w:rsidP="00355868">
      <w:pPr>
        <w:pStyle w:val="Caption"/>
        <w:rPr>
          <w:lang w:val="en-US"/>
        </w:rPr>
      </w:pPr>
      <w:bookmarkStart w:id="260" w:name="_Ref77837516"/>
      <w:bookmarkStart w:id="261" w:name="_Ref72783594"/>
      <w:bookmarkStart w:id="262"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B34494">
        <w:rPr>
          <w:noProof/>
          <w:lang w:val="en-US"/>
        </w:rPr>
        <w:t>35</w:t>
      </w:r>
      <w:r w:rsidR="001A17BA">
        <w:rPr>
          <w:noProof/>
        </w:rPr>
        <w:fldChar w:fldCharType="end"/>
      </w:r>
      <w:bookmarkEnd w:id="260"/>
      <w:r w:rsidRPr="0098442C">
        <w:rPr>
          <w:lang w:val="en-US"/>
        </w:rPr>
        <w:t xml:space="preserve">: Malus Animator in Player </w:t>
      </w:r>
      <w:proofErr w:type="spellStart"/>
      <w:r w:rsidRPr="0098442C">
        <w:rPr>
          <w:lang w:val="en-US"/>
        </w:rPr>
        <w:t>Skript</w:t>
      </w:r>
      <w:bookmarkEnd w:id="261"/>
      <w:bookmarkEnd w:id="262"/>
      <w:proofErr w:type="spellEnd"/>
    </w:p>
    <w:p w14:paraId="78AB9DF9" w14:textId="12232CA7" w:rsidR="00B31169" w:rsidRDefault="004E7710" w:rsidP="00B31169">
      <w:pPr>
        <w:pStyle w:val="BodyText"/>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w:t>
      </w:r>
      <w:proofErr w:type="spellStart"/>
      <w:r w:rsidR="00B31169">
        <w:t>Koroutine</w:t>
      </w:r>
      <w:proofErr w:type="spellEnd"/>
      <w:r w:rsidR="00B31169">
        <w:t xml:space="preserve"> </w:t>
      </w:r>
      <w:proofErr w:type="spellStart"/>
      <w:r w:rsidR="00B31169" w:rsidRPr="008B71D1">
        <w:rPr>
          <w:rStyle w:val="Emphasis"/>
        </w:rPr>
        <w:t>TimerCoroutine</w:t>
      </w:r>
      <w:proofErr w:type="spellEnd"/>
      <w:r w:rsidR="00B31169">
        <w:t xml:space="preserve"> alle 5 Sekunden verdoppelt. Eine </w:t>
      </w:r>
      <w:proofErr w:type="spellStart"/>
      <w:r w:rsidR="00B31169">
        <w:t>Koroutine</w:t>
      </w:r>
      <w:proofErr w:type="spellEnd"/>
      <w:r w:rsidR="00B31169">
        <w:t xml:space="preserv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proofErr w:type="spellStart"/>
      <w:r w:rsidRPr="004E7710">
        <w:rPr>
          <w:rStyle w:val="Emphasis"/>
        </w:rPr>
        <w:t>ImageMalus</w:t>
      </w:r>
      <w:proofErr w:type="spellEnd"/>
      <w:r>
        <w:t xml:space="preserve"> wieder zurückgesetzt.</w:t>
      </w:r>
    </w:p>
    <w:p w14:paraId="2DF48112" w14:textId="77777777" w:rsidR="00B31169" w:rsidRDefault="00B31169" w:rsidP="00B31169">
      <w:pPr>
        <w:pStyle w:val="BodyText"/>
        <w:keepNext/>
        <w:jc w:val="center"/>
      </w:pPr>
      <w:r>
        <w:rPr>
          <w:noProof/>
        </w:rPr>
        <w:drawing>
          <wp:inline distT="0" distB="0" distL="0" distR="0" wp14:anchorId="69D51BBC" wp14:editId="46DABAB4">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5B1A798B" w:rsidR="001F5B07" w:rsidRPr="00E753B4" w:rsidRDefault="00B31169" w:rsidP="000B1EEE">
      <w:pPr>
        <w:pStyle w:val="Caption"/>
      </w:pPr>
      <w:bookmarkStart w:id="263" w:name="_Ref77794509"/>
      <w:bookmarkStart w:id="264" w:name="_Toc80081971"/>
      <w:r>
        <w:t xml:space="preserve">Abb. </w:t>
      </w:r>
      <w:fldSimple w:instr=" SEQ Abb. \* ARABIC ">
        <w:r w:rsidR="00B34494">
          <w:rPr>
            <w:noProof/>
          </w:rPr>
          <w:t>36</w:t>
        </w:r>
      </w:fldSimple>
      <w:bookmarkEnd w:id="263"/>
      <w:r>
        <w:t>: Aktivierung und Deaktivierung des Malus</w:t>
      </w:r>
      <w:bookmarkEnd w:id="264"/>
    </w:p>
    <w:p w14:paraId="03DD5453" w14:textId="7D2E3216" w:rsidR="00CE37F1" w:rsidRPr="005C3539" w:rsidRDefault="00CE37F1" w:rsidP="00CE37F1">
      <w:pPr>
        <w:pStyle w:val="Heading4"/>
      </w:pPr>
      <w:bookmarkStart w:id="265" w:name="_Toc82686272"/>
      <w:bookmarkStart w:id="266" w:name="_Toc82687017"/>
      <w:r>
        <w:lastRenderedPageBreak/>
        <w:t>Positiver</w:t>
      </w:r>
      <w:r w:rsidR="00625443">
        <w:t xml:space="preserve"> Verst</w:t>
      </w:r>
      <w:r w:rsidR="000C4971">
        <w:t>ärker</w:t>
      </w:r>
      <w:bookmarkEnd w:id="265"/>
      <w:bookmarkEnd w:id="266"/>
    </w:p>
    <w:p w14:paraId="4B09F43C" w14:textId="3A482436" w:rsidR="00CE37F1" w:rsidRDefault="00CE37F1" w:rsidP="00CE37F1">
      <w:pPr>
        <w:pStyle w:val="BodyText"/>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Heading5"/>
      </w:pPr>
      <w:bookmarkStart w:id="267" w:name="_Toc82686273"/>
      <w:bookmarkStart w:id="268" w:name="_Toc82687018"/>
      <w:r>
        <w:t>Erstellen der UI Elemente</w:t>
      </w:r>
      <w:bookmarkEnd w:id="267"/>
      <w:bookmarkEnd w:id="268"/>
    </w:p>
    <w:p w14:paraId="34F9BC3F" w14:textId="2088FD3E" w:rsidR="00562BA0" w:rsidRDefault="00562BA0" w:rsidP="00CE37F1">
      <w:pPr>
        <w:pStyle w:val="BodyText"/>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w:t>
      </w:r>
      <w:proofErr w:type="spellStart"/>
      <w:r>
        <w:t>Canvas</w:t>
      </w:r>
      <w:proofErr w:type="spellEnd"/>
      <w:r>
        <w:t xml:space="preserve"> umgesetzt. </w:t>
      </w:r>
      <w:r w:rsidR="00F43C4D">
        <w:t xml:space="preserve">Unter dem </w:t>
      </w:r>
      <w:proofErr w:type="spellStart"/>
      <w:r w:rsidR="00F43C4D" w:rsidRPr="00F43C4D">
        <w:rPr>
          <w:rStyle w:val="Emphasis"/>
        </w:rPr>
        <w:t>CanvasMalus</w:t>
      </w:r>
      <w:proofErr w:type="spellEnd"/>
      <w:r w:rsidR="00F43C4D">
        <w:t xml:space="preserve"> Objekt </w:t>
      </w:r>
      <w:r w:rsidR="00645BD6">
        <w:t>wurde</w:t>
      </w:r>
      <w:r w:rsidR="00F43C4D">
        <w:t xml:space="preserve"> ein </w:t>
      </w:r>
      <w:r w:rsidR="00F43C4D" w:rsidRPr="00645BD6">
        <w:rPr>
          <w:rStyle w:val="Emphasis"/>
        </w:rPr>
        <w:t>Image</w:t>
      </w:r>
      <w:r w:rsidR="00F43C4D">
        <w:t xml:space="preserve"> Objekt </w:t>
      </w:r>
      <w:proofErr w:type="spellStart"/>
      <w:r w:rsidR="00F43C4D" w:rsidRPr="00225C78">
        <w:rPr>
          <w:rStyle w:val="Emphasis"/>
        </w:rPr>
        <w:t>ImageFinish</w:t>
      </w:r>
      <w:proofErr w:type="spellEnd"/>
      <w:r w:rsidR="00F43C4D">
        <w:t xml:space="preserve"> erzeugt</w:t>
      </w:r>
      <w:r w:rsidR="00715677">
        <w:t xml:space="preserve"> und die Größe an das </w:t>
      </w:r>
      <w:proofErr w:type="spellStart"/>
      <w:r w:rsidR="00715677">
        <w:t>Canvas</w:t>
      </w:r>
      <w:proofErr w:type="spellEnd"/>
      <w:r w:rsidR="00715677">
        <w:t xml:space="preserve">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Emphasis"/>
        </w:rPr>
        <w:t>1BD900</w:t>
      </w:r>
      <w:r w:rsidR="001A3352">
        <w:t xml:space="preserve"> eingestellt und der Alpha Wert auf 0 gesetzt.</w:t>
      </w:r>
    </w:p>
    <w:p w14:paraId="3B8A7BB3" w14:textId="00366CDE" w:rsidR="004D5861" w:rsidRDefault="007310EC" w:rsidP="004D5861">
      <w:pPr>
        <w:pStyle w:val="Heading5"/>
      </w:pPr>
      <w:bookmarkStart w:id="269" w:name="_Toc82686274"/>
      <w:bookmarkStart w:id="270" w:name="_Toc82687019"/>
      <w:r>
        <w:t>Erstellen</w:t>
      </w:r>
      <w:r w:rsidR="004D5861">
        <w:t xml:space="preserve"> der Animation</w:t>
      </w:r>
      <w:bookmarkEnd w:id="269"/>
      <w:bookmarkEnd w:id="270"/>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proofErr w:type="spellStart"/>
      <w:r w:rsidR="00F2490F" w:rsidRPr="002834B7">
        <w:rPr>
          <w:rStyle w:val="Emphasis"/>
        </w:rPr>
        <w:t>ImageFinishController</w:t>
      </w:r>
      <w:proofErr w:type="spellEnd"/>
      <w:r w:rsidR="00F2490F">
        <w:t xml:space="preserve"> </w:t>
      </w:r>
      <w:r w:rsidR="001B080B">
        <w:t xml:space="preserve">und eine Animation </w:t>
      </w:r>
      <w:proofErr w:type="spellStart"/>
      <w:r w:rsidR="001B080B" w:rsidRPr="001B080B">
        <w:rPr>
          <w:rStyle w:val="Emphasis"/>
        </w:rPr>
        <w:t>FinishImpulse</w:t>
      </w:r>
      <w:proofErr w:type="spellEnd"/>
      <w:r w:rsidR="00C74864">
        <w:rPr>
          <w:rStyle w:val="Emphasis"/>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proofErr w:type="spellStart"/>
      <w:r w:rsidRPr="009A6339">
        <w:rPr>
          <w:rStyle w:val="Emphasis"/>
        </w:rPr>
        <w:t>AudioSource</w:t>
      </w:r>
      <w:proofErr w:type="spellEnd"/>
      <w:r>
        <w:rPr>
          <w:rStyle w:val="Emphasis"/>
        </w:rPr>
        <w:t xml:space="preserve"> </w:t>
      </w:r>
      <w:r w:rsidRPr="00C21F28">
        <w:t>Komponente</w:t>
      </w:r>
      <w:r>
        <w:rPr>
          <w:rStyle w:val="Emphasis"/>
        </w:rPr>
        <w:t xml:space="preserve"> </w:t>
      </w:r>
      <w:r>
        <w:t xml:space="preserve">dem Image Objekt </w:t>
      </w:r>
      <w:proofErr w:type="spellStart"/>
      <w:r w:rsidRPr="000C254C">
        <w:rPr>
          <w:rStyle w:val="Emphasis"/>
        </w:rPr>
        <w:t>Image</w:t>
      </w:r>
      <w:r>
        <w:rPr>
          <w:rStyle w:val="Emphasis"/>
        </w:rPr>
        <w:t>Finish</w:t>
      </w:r>
      <w:proofErr w:type="spellEnd"/>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proofErr w:type="spellStart"/>
      <w:r w:rsidR="00CB335B">
        <w:t>Up</w:t>
      </w:r>
      <w:proofErr w:type="spellEnd"/>
      <w:r>
        <w:t xml:space="preserve"> Ton, welches frei im Internet zur Verwendung zur Verfügung steht. Um das Audio zeitgleich mit dem visuellen Impuls abspielen zu lassen, </w:t>
      </w:r>
      <w:r w:rsidR="00B72F89">
        <w:t>wurde</w:t>
      </w:r>
      <w:r>
        <w:t xml:space="preserve"> ein Event </w:t>
      </w:r>
      <w:proofErr w:type="spellStart"/>
      <w:r w:rsidRPr="008849C6">
        <w:rPr>
          <w:rStyle w:val="Emphasis"/>
        </w:rPr>
        <w:t>PlayAudioSource</w:t>
      </w:r>
      <w:proofErr w:type="spellEnd"/>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proofErr w:type="spellStart"/>
      <w:r w:rsidRPr="00C73142">
        <w:rPr>
          <w:rStyle w:val="Emphasis"/>
        </w:rPr>
        <w:t>PlayAudio</w:t>
      </w:r>
      <w:proofErr w:type="spellEnd"/>
      <w:r w:rsidR="002F010F">
        <w:rPr>
          <w:rStyle w:val="Emphasis"/>
        </w:rPr>
        <w:t xml:space="preserve"> </w:t>
      </w:r>
      <w:r w:rsidR="002F010F" w:rsidRPr="002F010F">
        <w:t>erstellt</w:t>
      </w:r>
      <w:r>
        <w:t xml:space="preserve"> dem </w:t>
      </w:r>
      <w:proofErr w:type="spellStart"/>
      <w:r w:rsidRPr="006A5372">
        <w:rPr>
          <w:rStyle w:val="Emphasis"/>
        </w:rPr>
        <w:t>Image</w:t>
      </w:r>
      <w:r w:rsidR="006A5372" w:rsidRPr="006A5372">
        <w:rPr>
          <w:rStyle w:val="Emphasis"/>
        </w:rPr>
        <w:t>Finish</w:t>
      </w:r>
      <w:proofErr w:type="spellEnd"/>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proofErr w:type="spellStart"/>
      <w:r>
        <w:t>AudioSource</w:t>
      </w:r>
      <w:proofErr w:type="spellEnd"/>
      <w:r>
        <w:t xml:space="preserv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proofErr w:type="spellStart"/>
      <w:r w:rsidR="00CB3636" w:rsidRPr="00433125">
        <w:rPr>
          <w:rStyle w:val="Emphasis"/>
        </w:rPr>
        <w:t>FinishImpulse</w:t>
      </w:r>
      <w:proofErr w:type="spellEnd"/>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proofErr w:type="spellStart"/>
      <w:r w:rsidR="007F498A" w:rsidRPr="004B245E">
        <w:rPr>
          <w:rStyle w:val="Emphasis"/>
        </w:rPr>
        <w:t>Idle</w:t>
      </w:r>
      <w:proofErr w:type="spellEnd"/>
      <w:r w:rsidR="007F498A">
        <w:t xml:space="preserve"> </w:t>
      </w:r>
      <w:r w:rsidR="004B245E">
        <w:t>wurde</w:t>
      </w:r>
      <w:r w:rsidR="007F498A">
        <w:t xml:space="preserve"> erzeugt und </w:t>
      </w:r>
      <w:r w:rsidR="0098442C">
        <w:t>ein Übergang von</w:t>
      </w:r>
      <w:r w:rsidR="007F498A">
        <w:t xml:space="preserve"> </w:t>
      </w:r>
      <w:proofErr w:type="spellStart"/>
      <w:r w:rsidR="005F74E7" w:rsidRPr="008A59E6">
        <w:rPr>
          <w:rStyle w:val="Emphasis"/>
        </w:rPr>
        <w:t>FinishImpulse</w:t>
      </w:r>
      <w:proofErr w:type="spellEnd"/>
      <w:r w:rsidR="005F74E7">
        <w:t xml:space="preserve"> </w:t>
      </w:r>
      <w:r w:rsidR="0098442C">
        <w:t xml:space="preserve">Animation zum </w:t>
      </w:r>
      <w:proofErr w:type="spellStart"/>
      <w:r w:rsidR="0098442C" w:rsidRPr="008A59E6">
        <w:rPr>
          <w:rStyle w:val="Emphasis"/>
        </w:rPr>
        <w:t>Idle</w:t>
      </w:r>
      <w:proofErr w:type="spellEnd"/>
      <w:r w:rsidR="0098442C">
        <w:t xml:space="preserve"> State </w:t>
      </w:r>
      <w:r w:rsidR="007F498A">
        <w:t>erstellt.</w:t>
      </w:r>
      <w:r w:rsidR="005F74E7">
        <w:t xml:space="preserve"> Wird die Animation nicht abgespielt, ist der </w:t>
      </w:r>
      <w:proofErr w:type="spellStart"/>
      <w:r w:rsidR="005F74E7">
        <w:t>Idle</w:t>
      </w:r>
      <w:proofErr w:type="spellEnd"/>
      <w:r w:rsidR="005F74E7">
        <w:t xml:space="preserve"> State aktiv</w:t>
      </w:r>
      <w:r w:rsidR="002E546E">
        <w:t>.</w:t>
      </w:r>
      <w:r w:rsidR="008A59E6">
        <w:t xml:space="preserve"> Sobald die Animation abgespielt wird, wechselt der aktive Zustand von </w:t>
      </w:r>
      <w:proofErr w:type="spellStart"/>
      <w:r w:rsidR="008A59E6" w:rsidRPr="008A59E6">
        <w:rPr>
          <w:rStyle w:val="Emphasis"/>
        </w:rPr>
        <w:t>Idle</w:t>
      </w:r>
      <w:proofErr w:type="spellEnd"/>
      <w:r w:rsidR="008A59E6">
        <w:t xml:space="preserve"> zum </w:t>
      </w:r>
      <w:proofErr w:type="spellStart"/>
      <w:r w:rsidR="008A59E6" w:rsidRPr="008A59E6">
        <w:rPr>
          <w:rStyle w:val="Emphasis"/>
        </w:rPr>
        <w:t>FinishImpulse</w:t>
      </w:r>
      <w:proofErr w:type="spellEnd"/>
      <w:r w:rsidR="008A59E6">
        <w:rPr>
          <w:rStyle w:val="Emphasis"/>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 xml:space="preserve">wieder zum </w:t>
      </w:r>
      <w:proofErr w:type="spellStart"/>
      <w:r w:rsidR="00EC5ECB">
        <w:t>Idle</w:t>
      </w:r>
      <w:proofErr w:type="spellEnd"/>
      <w:r w:rsidR="00EC5ECB">
        <w:t xml:space="preserv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17D20F00">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A4A142C" w:rsidR="00CE37F1" w:rsidRPr="00364D91" w:rsidRDefault="00A12F9C" w:rsidP="000B1EEE">
      <w:pPr>
        <w:pStyle w:val="Caption"/>
      </w:pPr>
      <w:bookmarkStart w:id="271" w:name="_Ref77837583"/>
      <w:bookmarkStart w:id="272" w:name="_Ref73302707"/>
      <w:bookmarkStart w:id="273" w:name="_Toc80081972"/>
      <w:r>
        <w:t xml:space="preserve">Abb. </w:t>
      </w:r>
      <w:fldSimple w:instr=" SEQ Abb. \* ARABIC ">
        <w:r w:rsidR="00B34494">
          <w:rPr>
            <w:noProof/>
          </w:rPr>
          <w:t>37</w:t>
        </w:r>
      </w:fldSimple>
      <w:bookmarkEnd w:id="271"/>
      <w:r>
        <w:t xml:space="preserve">: Animator </w:t>
      </w:r>
      <w:proofErr w:type="spellStart"/>
      <w:r>
        <w:t>ImageFinishController</w:t>
      </w:r>
      <w:bookmarkEnd w:id="272"/>
      <w:bookmarkEnd w:id="273"/>
      <w:proofErr w:type="spellEnd"/>
    </w:p>
    <w:p w14:paraId="0764AB30" w14:textId="13250C32" w:rsidR="00557424" w:rsidRPr="00A27AB6" w:rsidRDefault="005C66BB" w:rsidP="00A27AB6">
      <w:pPr>
        <w:pStyle w:val="Heading4"/>
      </w:pPr>
      <w:bookmarkStart w:id="274" w:name="_Ref73384058"/>
      <w:bookmarkStart w:id="275" w:name="_Ref77780027"/>
      <w:bookmarkStart w:id="276" w:name="_Toc82686275"/>
      <w:bookmarkStart w:id="277" w:name="_Toc82687020"/>
      <w:r>
        <w:t xml:space="preserve">Zentrale </w:t>
      </w:r>
      <w:r w:rsidR="005C3539">
        <w:t>Daten</w:t>
      </w:r>
      <w:bookmarkEnd w:id="274"/>
      <w:r w:rsidR="004B7074">
        <w:t>speicherung</w:t>
      </w:r>
      <w:bookmarkEnd w:id="275"/>
      <w:bookmarkEnd w:id="276"/>
      <w:bookmarkEnd w:id="277"/>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proofErr w:type="spellStart"/>
      <w:r w:rsidRPr="0014359E">
        <w:rPr>
          <w:rStyle w:val="Emphasis"/>
        </w:rPr>
        <w:t>DataRecorder</w:t>
      </w:r>
      <w:proofErr w:type="spellEnd"/>
      <w:r>
        <w:t xml:space="preserve"> </w:t>
      </w:r>
      <w:r w:rsidR="00145060">
        <w:t>erstellt</w:t>
      </w:r>
      <w:r w:rsidR="00A27AB6">
        <w:t xml:space="preserve"> und wie die meisten anderen Skripte unter dem </w:t>
      </w:r>
      <w:proofErr w:type="spellStart"/>
      <w:r w:rsidR="00A27AB6" w:rsidRPr="008778E7">
        <w:rPr>
          <w:rStyle w:val="Emphasis"/>
        </w:rPr>
        <w:t>OVRPlayerController</w:t>
      </w:r>
      <w:proofErr w:type="spellEnd"/>
      <w:r w:rsidR="00A27AB6">
        <w:t xml:space="preserve"> bzw. im </w:t>
      </w:r>
      <w:proofErr w:type="spellStart"/>
      <w:r w:rsidR="00A27AB6" w:rsidRPr="00781F50">
        <w:rPr>
          <w:rStyle w:val="Emphasis"/>
        </w:rPr>
        <w:t>HeadCollider</w:t>
      </w:r>
      <w:proofErr w:type="spellEnd"/>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Emphasis"/>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xml:space="preserve">, wird der </w:t>
      </w:r>
      <w:proofErr w:type="spellStart"/>
      <w:r w:rsidR="00C63FF6">
        <w:t>Timer</w:t>
      </w:r>
      <w:proofErr w:type="spellEnd"/>
      <w:r w:rsidR="00C63FF6">
        <w:t xml:space="preserve">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proofErr w:type="spellStart"/>
      <w:r w:rsidR="00A52E39" w:rsidRPr="00A52E39">
        <w:rPr>
          <w:rStyle w:val="Emphasis"/>
        </w:rPr>
        <w:t>ScenarioHandler</w:t>
      </w:r>
      <w:proofErr w:type="spellEnd"/>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78024CBD">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61CB1889" w:rsidR="00797D04" w:rsidRDefault="00255A15" w:rsidP="00255A15">
      <w:pPr>
        <w:pStyle w:val="Caption"/>
      </w:pPr>
      <w:bookmarkStart w:id="278" w:name="_Ref77621043"/>
      <w:bookmarkStart w:id="279" w:name="_Ref77621003"/>
      <w:bookmarkStart w:id="280" w:name="_Toc80081973"/>
      <w:r>
        <w:t xml:space="preserve">Abb. </w:t>
      </w:r>
      <w:fldSimple w:instr=" SEQ Abb. \* ARABIC ">
        <w:r w:rsidR="00B34494">
          <w:rPr>
            <w:noProof/>
          </w:rPr>
          <w:t>38</w:t>
        </w:r>
      </w:fldSimple>
      <w:bookmarkEnd w:id="278"/>
      <w:r>
        <w:t>: Data Recorder Parameter</w:t>
      </w:r>
      <w:bookmarkEnd w:id="279"/>
      <w:bookmarkEnd w:id="280"/>
    </w:p>
    <w:p w14:paraId="0B3694EE" w14:textId="4DC27907" w:rsidR="00B0447C" w:rsidRPr="004731FC" w:rsidRDefault="00F00E7D" w:rsidP="004731FC">
      <w:r>
        <w:t xml:space="preserve">Um die Daten einem Benutzer zuordnen zu können, </w:t>
      </w:r>
      <w:r w:rsidR="009F7491">
        <w:t xml:space="preserve">wurde die öffentliche Variable </w:t>
      </w:r>
      <w:proofErr w:type="spellStart"/>
      <w:r w:rsidR="009F7491" w:rsidRPr="009F7491">
        <w:rPr>
          <w:rStyle w:val="Emphasis"/>
        </w:rPr>
        <w:t>userID</w:t>
      </w:r>
      <w:proofErr w:type="spellEnd"/>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Heading4"/>
      </w:pPr>
      <w:bookmarkStart w:id="281" w:name="_Toc82686276"/>
      <w:bookmarkStart w:id="282" w:name="_Toc82687021"/>
      <w:r>
        <w:lastRenderedPageBreak/>
        <w:t>Aufgabe der Szenarien</w:t>
      </w:r>
      <w:bookmarkEnd w:id="281"/>
      <w:bookmarkEnd w:id="282"/>
    </w:p>
    <w:p w14:paraId="19E20EC9" w14:textId="4EFBE2B6"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w:t>
      </w:r>
      <w:proofErr w:type="spellStart"/>
      <w:r w:rsidR="001342D2">
        <w:t>GameObje</w:t>
      </w:r>
      <w:r w:rsidR="00741C2B">
        <w:t>c</w:t>
      </w:r>
      <w:r w:rsidR="001342D2">
        <w:t>t</w:t>
      </w:r>
      <w:proofErr w:type="spellEnd"/>
      <w:r w:rsidR="001342D2">
        <w:t xml:space="preserve"> erstellt, in der eine </w:t>
      </w:r>
      <w:r w:rsidR="001342D2" w:rsidRPr="00E5175F">
        <w:rPr>
          <w:rStyle w:val="Emphasis"/>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w:t>
      </w:r>
      <w:proofErr w:type="spellStart"/>
      <w:r w:rsidR="001214C2">
        <w:t>GameObje</w:t>
      </w:r>
      <w:r w:rsidR="00F971FD">
        <w:t>c</w:t>
      </w:r>
      <w:r w:rsidR="001214C2">
        <w:t>t</w:t>
      </w:r>
      <w:proofErr w:type="spellEnd"/>
      <w:r w:rsidR="001214C2">
        <w:t xml:space="preserve"> erstellt, </w:t>
      </w:r>
      <w:r w:rsidR="00984C63">
        <w:t>unter welchem ein</w:t>
      </w:r>
      <w:r w:rsidR="001214C2">
        <w:t xml:space="preserve"> Box </w:t>
      </w:r>
      <w:proofErr w:type="spellStart"/>
      <w:r w:rsidR="001214C2">
        <w:t>Collider</w:t>
      </w:r>
      <w:proofErr w:type="spellEnd"/>
      <w:r w:rsidR="001214C2">
        <w:t xml:space="preserve"> als Komponente hinzugefüg</w:t>
      </w:r>
      <w:r w:rsidR="000567F6">
        <w:t>t und für jedes der Objekte einem eindeutigen Tag zugewiesen wurde.</w:t>
      </w:r>
      <w:r w:rsidR="001214C2">
        <w:t xml:space="preserve"> Der </w:t>
      </w:r>
      <w:proofErr w:type="spellStart"/>
      <w:r w:rsidR="001214C2">
        <w:t>Collider</w:t>
      </w:r>
      <w:proofErr w:type="spellEnd"/>
      <w:r w:rsidR="001214C2">
        <w:t xml:space="preserve">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61799034">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44380829" w:rsidR="00F57528" w:rsidRDefault="00F57528" w:rsidP="00F57528">
      <w:pPr>
        <w:pStyle w:val="Caption"/>
      </w:pPr>
      <w:bookmarkStart w:id="283" w:name="_Ref77837611"/>
      <w:bookmarkStart w:id="284" w:name="_Ref72911351"/>
      <w:bookmarkStart w:id="285" w:name="_Ref72911384"/>
      <w:bookmarkStart w:id="286" w:name="_Toc80081974"/>
      <w:r>
        <w:t xml:space="preserve">Abb. </w:t>
      </w:r>
      <w:fldSimple w:instr=" SEQ Abb. \* ARABIC ">
        <w:r w:rsidR="00B34494">
          <w:rPr>
            <w:noProof/>
          </w:rPr>
          <w:t>39</w:t>
        </w:r>
      </w:fldSimple>
      <w:bookmarkEnd w:id="283"/>
      <w:r>
        <w:t>: Objekt mit Halo</w:t>
      </w:r>
      <w:bookmarkEnd w:id="284"/>
      <w:r>
        <w:t xml:space="preserve"> Hinweis</w:t>
      </w:r>
      <w:bookmarkEnd w:id="285"/>
      <w:bookmarkEnd w:id="286"/>
    </w:p>
    <w:p w14:paraId="711240EF" w14:textId="2E53ACFF" w:rsidR="0028385D" w:rsidRDefault="0028385D" w:rsidP="00E5353D">
      <w:r>
        <w:t xml:space="preserve">Im </w:t>
      </w:r>
      <w:r w:rsidRPr="00E21AF6">
        <w:rPr>
          <w:rStyle w:val="Emphasis"/>
        </w:rPr>
        <w:t>Player</w:t>
      </w:r>
      <w:r>
        <w:t xml:space="preserve"> </w:t>
      </w:r>
      <w:proofErr w:type="spellStart"/>
      <w:r>
        <w:t>Prefab</w:t>
      </w:r>
      <w:proofErr w:type="spellEnd"/>
      <w:r>
        <w:t xml:space="preserve"> </w:t>
      </w:r>
      <w:r w:rsidR="00E21AF6">
        <w:t>wurde</w:t>
      </w:r>
      <w:r>
        <w:t xml:space="preserve"> ein neues </w:t>
      </w:r>
      <w:proofErr w:type="spellStart"/>
      <w:r>
        <w:t>GameObject</w:t>
      </w:r>
      <w:proofErr w:type="spellEnd"/>
      <w:r>
        <w:t xml:space="preserve"> </w:t>
      </w:r>
      <w:proofErr w:type="spellStart"/>
      <w:r w:rsidRPr="00674BCE">
        <w:rPr>
          <w:rStyle w:val="Emphasis"/>
        </w:rPr>
        <w:t>HandCollider</w:t>
      </w:r>
      <w:proofErr w:type="spellEnd"/>
      <w:r>
        <w:t xml:space="preserve"> unter dem Objekt </w:t>
      </w:r>
      <w:proofErr w:type="spellStart"/>
      <w:r w:rsidRPr="009E2ADE">
        <w:rPr>
          <w:rStyle w:val="Emphasis"/>
        </w:rPr>
        <w:t>RightHand</w:t>
      </w:r>
      <w:proofErr w:type="spellEnd"/>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proofErr w:type="spellStart"/>
      <w:r w:rsidR="00F315A0" w:rsidRPr="009E2ADE">
        <w:rPr>
          <w:rStyle w:val="Emphasis"/>
        </w:rPr>
        <w:t>Sphere</w:t>
      </w:r>
      <w:proofErr w:type="spellEnd"/>
      <w:r w:rsidR="00F315A0" w:rsidRPr="009E2ADE">
        <w:rPr>
          <w:rStyle w:val="Emphasis"/>
        </w:rPr>
        <w:t xml:space="preserve"> </w:t>
      </w:r>
      <w:proofErr w:type="spellStart"/>
      <w:r w:rsidR="00F315A0" w:rsidRPr="009E2ADE">
        <w:rPr>
          <w:rStyle w:val="Emphasis"/>
        </w:rPr>
        <w:t>Collider</w:t>
      </w:r>
      <w:proofErr w:type="spellEnd"/>
      <w:r w:rsidR="00F315A0">
        <w:t xml:space="preserve"> </w:t>
      </w:r>
      <w:r w:rsidR="009E2ADE">
        <w:t>wurde</w:t>
      </w:r>
      <w:r w:rsidR="00F315A0">
        <w:t xml:space="preserve"> diesem Objekt als Komponente hinzugefügt, die Größe auf 0.1 angepasst</w:t>
      </w:r>
      <w:r w:rsidR="00972514">
        <w:t xml:space="preserve"> und die </w:t>
      </w:r>
      <w:proofErr w:type="spellStart"/>
      <w:r w:rsidR="00972514" w:rsidRPr="009E2ADE">
        <w:rPr>
          <w:rStyle w:val="Emphasis"/>
        </w:rPr>
        <w:t>IsTrigger</w:t>
      </w:r>
      <w:proofErr w:type="spellEnd"/>
      <w:r w:rsidR="00972514">
        <w:t xml:space="preserve"> Einstellung aktiviert. Ebenso </w:t>
      </w:r>
      <w:r w:rsidR="009E2ADE">
        <w:t xml:space="preserve">wurde </w:t>
      </w:r>
      <w:r w:rsidR="00972514">
        <w:t xml:space="preserve">ein </w:t>
      </w:r>
      <w:proofErr w:type="spellStart"/>
      <w:r w:rsidR="00972514" w:rsidRPr="00B84614">
        <w:rPr>
          <w:rStyle w:val="Emphasis"/>
        </w:rPr>
        <w:t>Rigidbody</w:t>
      </w:r>
      <w:proofErr w:type="spellEnd"/>
      <w:r w:rsidR="00972514">
        <w:t xml:space="preserve"> dem </w:t>
      </w:r>
      <w:proofErr w:type="spellStart"/>
      <w:r w:rsidR="00972514" w:rsidRPr="00B84614">
        <w:rPr>
          <w:rStyle w:val="Emphasis"/>
        </w:rPr>
        <w:t>HandCollider</w:t>
      </w:r>
      <w:proofErr w:type="spellEnd"/>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020DFCF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49030EAC" w:rsidR="00A668DE" w:rsidRDefault="00A668DE" w:rsidP="00FC0294">
      <w:pPr>
        <w:pStyle w:val="Caption"/>
      </w:pPr>
      <w:bookmarkStart w:id="287" w:name="_Ref77837630"/>
      <w:bookmarkStart w:id="288" w:name="_Ref72940910"/>
      <w:bookmarkStart w:id="289" w:name="_Toc80081975"/>
      <w:r>
        <w:t xml:space="preserve">Abb. </w:t>
      </w:r>
      <w:fldSimple w:instr=" SEQ Abb. \* ARABIC ">
        <w:r w:rsidR="00B34494">
          <w:rPr>
            <w:noProof/>
          </w:rPr>
          <w:t>40</w:t>
        </w:r>
      </w:fldSimple>
      <w:bookmarkEnd w:id="287"/>
      <w:r>
        <w:t xml:space="preserve">: </w:t>
      </w:r>
      <w:proofErr w:type="spellStart"/>
      <w:r>
        <w:t>HandCollider</w:t>
      </w:r>
      <w:proofErr w:type="spellEnd"/>
      <w:r>
        <w:t xml:space="preserve"> Objekt im Player </w:t>
      </w:r>
      <w:proofErr w:type="spellStart"/>
      <w:r>
        <w:t>Prefab</w:t>
      </w:r>
      <w:bookmarkEnd w:id="288"/>
      <w:bookmarkEnd w:id="289"/>
      <w:proofErr w:type="spellEnd"/>
    </w:p>
    <w:p w14:paraId="4B1AE2BC" w14:textId="1CFB35A6" w:rsidR="004F60A7" w:rsidRDefault="00A668DE" w:rsidP="00A668DE">
      <w:pPr>
        <w:pStyle w:val="BodyText"/>
      </w:pPr>
      <w:r>
        <w:t>Um die Aktivierung der Objekte und die Erkennung</w:t>
      </w:r>
      <w:r w:rsidR="002D6DD4">
        <w:t xml:space="preserve"> der Kollision</w:t>
      </w:r>
      <w:r>
        <w:t xml:space="preserve"> de</w:t>
      </w:r>
      <w:r w:rsidR="002D6DD4">
        <w:t>s</w:t>
      </w:r>
      <w:r>
        <w:t xml:space="preserve"> </w:t>
      </w:r>
      <w:proofErr w:type="spellStart"/>
      <w:r>
        <w:t>Hand</w:t>
      </w:r>
      <w:r w:rsidR="002D6DD4">
        <w:t>Collider</w:t>
      </w:r>
      <w:proofErr w:type="spellEnd"/>
      <w:r>
        <w:t xml:space="preserve"> </w:t>
      </w:r>
      <w:r w:rsidR="002D6DD4">
        <w:t xml:space="preserve">mit dem </w:t>
      </w:r>
      <w:proofErr w:type="spellStart"/>
      <w:r w:rsidR="002D6DD4">
        <w:t>Collider</w:t>
      </w:r>
      <w:proofErr w:type="spellEnd"/>
      <w:r w:rsidR="002D6DD4">
        <w:t xml:space="preserve"> am</w:t>
      </w:r>
      <w:r>
        <w:t xml:space="preserve"> Objekt umzusetzen, </w:t>
      </w:r>
      <w:r w:rsidR="000C2685">
        <w:t>wurde</w:t>
      </w:r>
      <w:r>
        <w:t xml:space="preserve"> das Skript </w:t>
      </w:r>
      <w:proofErr w:type="spellStart"/>
      <w:r w:rsidRPr="003C0B6E">
        <w:rPr>
          <w:rStyle w:val="Emphasis"/>
        </w:rPr>
        <w:t>Game</w:t>
      </w:r>
      <w:r w:rsidR="004D79C3">
        <w:rPr>
          <w:rStyle w:val="Emphasis"/>
        </w:rPr>
        <w:t>Handler</w:t>
      </w:r>
      <w:proofErr w:type="spellEnd"/>
      <w:r>
        <w:t xml:space="preserve"> unter dem </w:t>
      </w:r>
      <w:proofErr w:type="spellStart"/>
      <w:r>
        <w:t>HandCollider</w:t>
      </w:r>
      <w:proofErr w:type="spellEnd"/>
      <w:r>
        <w:t xml:space="preserve">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Emphasis"/>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proofErr w:type="spellStart"/>
      <w:r w:rsidR="005F3A2A" w:rsidRPr="005F3A2A">
        <w:rPr>
          <w:rStyle w:val="Emphasis"/>
        </w:rPr>
        <w:t>HandCollider</w:t>
      </w:r>
      <w:proofErr w:type="spellEnd"/>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BodyText"/>
        <w:keepNext/>
        <w:jc w:val="center"/>
      </w:pPr>
      <w:r>
        <w:rPr>
          <w:noProof/>
        </w:rPr>
        <w:drawing>
          <wp:inline distT="0" distB="0" distL="0" distR="0" wp14:anchorId="02E220B1" wp14:editId="78FBE8A8">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42AF7C5D" w:rsidR="0053768A" w:rsidRDefault="0053768A" w:rsidP="0053768A">
      <w:pPr>
        <w:pStyle w:val="Caption"/>
      </w:pPr>
      <w:bookmarkStart w:id="290" w:name="_Ref77837684"/>
      <w:bookmarkStart w:id="291" w:name="_Ref72955003"/>
      <w:bookmarkStart w:id="292" w:name="_Toc80081976"/>
      <w:r>
        <w:t xml:space="preserve">Abb. </w:t>
      </w:r>
      <w:fldSimple w:instr=" SEQ Abb. \* ARABIC ">
        <w:r w:rsidR="00B34494">
          <w:rPr>
            <w:noProof/>
          </w:rPr>
          <w:t>41</w:t>
        </w:r>
      </w:fldSimple>
      <w:bookmarkEnd w:id="290"/>
      <w:r>
        <w:t>: Startpunkt im Szenario</w:t>
      </w:r>
      <w:bookmarkEnd w:id="291"/>
      <w:bookmarkEnd w:id="292"/>
    </w:p>
    <w:p w14:paraId="1EF2FDB9" w14:textId="5FD3B641" w:rsidR="000B43F0" w:rsidRDefault="003C23ED" w:rsidP="003C23ED">
      <w:pPr>
        <w:pStyle w:val="BodyText"/>
      </w:pPr>
      <w:r>
        <w:t xml:space="preserve">Hierzu </w:t>
      </w:r>
      <w:r w:rsidR="001F6D5C">
        <w:t>wurde</w:t>
      </w:r>
      <w:r>
        <w:t xml:space="preserve"> ein </w:t>
      </w:r>
      <w:proofErr w:type="spellStart"/>
      <w:r>
        <w:t>GameObject</w:t>
      </w:r>
      <w:proofErr w:type="spellEnd"/>
      <w:r>
        <w:t xml:space="preserve"> </w:t>
      </w:r>
      <w:proofErr w:type="spellStart"/>
      <w:r w:rsidRPr="001F6D5C">
        <w:rPr>
          <w:rStyle w:val="Emphasis"/>
        </w:rPr>
        <w:t>StartPoint</w:t>
      </w:r>
      <w:proofErr w:type="spellEnd"/>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w:t>
      </w:r>
      <w:proofErr w:type="spellStart"/>
      <w:r w:rsidR="00905046">
        <w:t>Game</w:t>
      </w:r>
      <w:r w:rsidR="00997440">
        <w:t>Object</w:t>
      </w:r>
      <w:proofErr w:type="spellEnd"/>
      <w:r>
        <w:t xml:space="preserve"> </w:t>
      </w:r>
      <w:r w:rsidRPr="009E5EC7">
        <w:rPr>
          <w:rStyle w:val="Emphasis"/>
        </w:rPr>
        <w:t>Circle</w:t>
      </w:r>
      <w:r>
        <w:t xml:space="preserve"> für die Darstellung des grünen Kreises zuständig ist. </w:t>
      </w:r>
      <w:r w:rsidR="001022FF">
        <w:t xml:space="preserve">Hierbei handelt es sich um ein </w:t>
      </w:r>
      <w:proofErr w:type="spellStart"/>
      <w:r w:rsidR="001022FF">
        <w:t>Sphere</w:t>
      </w:r>
      <w:proofErr w:type="spellEnd"/>
      <w:r w:rsidR="001022FF">
        <w:t xml:space="preserv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Emphasis"/>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Emphasis"/>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proofErr w:type="spellStart"/>
      <w:r w:rsidR="00D8449A" w:rsidRPr="004B5A2F">
        <w:rPr>
          <w:rStyle w:val="Emphasis"/>
        </w:rPr>
        <w:t>ColliderStartPoint</w:t>
      </w:r>
      <w:proofErr w:type="spellEnd"/>
      <w:r w:rsidR="00D8449A">
        <w:t xml:space="preserve"> enthält</w:t>
      </w:r>
      <w:r w:rsidR="0033373E">
        <w:t xml:space="preserve"> ein </w:t>
      </w:r>
      <w:proofErr w:type="spellStart"/>
      <w:r w:rsidR="0033373E">
        <w:t>C</w:t>
      </w:r>
      <w:r w:rsidR="00D9780B">
        <w:t>apsule</w:t>
      </w:r>
      <w:proofErr w:type="spellEnd"/>
      <w:r w:rsidR="00D9780B">
        <w:t xml:space="preserve"> </w:t>
      </w:r>
      <w:proofErr w:type="spellStart"/>
      <w:r w:rsidR="00D9780B">
        <w:t>Collide</w:t>
      </w:r>
      <w:r w:rsidR="0033373E">
        <w:t>r</w:t>
      </w:r>
      <w:proofErr w:type="spellEnd"/>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BodyText"/>
        <w:keepNext/>
        <w:jc w:val="center"/>
      </w:pPr>
      <w:r>
        <w:rPr>
          <w:noProof/>
        </w:rPr>
        <w:lastRenderedPageBreak/>
        <w:drawing>
          <wp:inline distT="0" distB="0" distL="0" distR="0" wp14:anchorId="28A5D197" wp14:editId="6D426F52">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2C6881AE" w:rsidR="00AB574D" w:rsidRDefault="003C23ED" w:rsidP="00B73323">
      <w:pPr>
        <w:pStyle w:val="Caption"/>
      </w:pPr>
      <w:bookmarkStart w:id="293" w:name="_Ref77837696"/>
      <w:bookmarkStart w:id="294" w:name="_Ref73018199"/>
      <w:bookmarkStart w:id="295" w:name="_Toc80081977"/>
      <w:r>
        <w:t xml:space="preserve">Abb. </w:t>
      </w:r>
      <w:fldSimple w:instr=" SEQ Abb. \* ARABIC ">
        <w:r w:rsidR="00B34494">
          <w:rPr>
            <w:noProof/>
          </w:rPr>
          <w:t>42</w:t>
        </w:r>
      </w:fldSimple>
      <w:bookmarkEnd w:id="293"/>
      <w:r>
        <w:t>: Startpunkt Objekt</w:t>
      </w:r>
      <w:bookmarkEnd w:id="294"/>
      <w:bookmarkEnd w:id="295"/>
    </w:p>
    <w:p w14:paraId="079D29A7" w14:textId="629A425E" w:rsidR="00AB574D" w:rsidRDefault="00AB574D" w:rsidP="00AB574D">
      <w:pPr>
        <w:pStyle w:val="Heading4"/>
      </w:pPr>
      <w:bookmarkStart w:id="296" w:name="_Toc82686277"/>
      <w:bookmarkStart w:id="297" w:name="_Toc82687022"/>
      <w:r>
        <w:t>Hintergrundgeräusche</w:t>
      </w:r>
      <w:bookmarkEnd w:id="296"/>
      <w:bookmarkEnd w:id="297"/>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proofErr w:type="spellStart"/>
      <w:r w:rsidR="00FE4BA6" w:rsidRPr="00FE4BA6">
        <w:rPr>
          <w:rStyle w:val="Emphasis"/>
        </w:rPr>
        <w:t>AudioBackground</w:t>
      </w:r>
      <w:proofErr w:type="spellEnd"/>
      <w:r w:rsidR="00FE4BA6">
        <w:t xml:space="preserve"> erstellt, unter welchem die beiden Objekte </w:t>
      </w:r>
      <w:proofErr w:type="spellStart"/>
      <w:r w:rsidR="00FE4BA6" w:rsidRPr="00FE4BA6">
        <w:rPr>
          <w:rStyle w:val="Emphasis"/>
        </w:rPr>
        <w:t>AudioConstant</w:t>
      </w:r>
      <w:proofErr w:type="spellEnd"/>
      <w:r w:rsidR="00FE4BA6">
        <w:t xml:space="preserve"> und </w:t>
      </w:r>
      <w:proofErr w:type="spellStart"/>
      <w:r w:rsidR="00FE4BA6" w:rsidRPr="00FE4BA6">
        <w:rPr>
          <w:rStyle w:val="Emphasis"/>
        </w:rPr>
        <w:t>AudioInBetween</w:t>
      </w:r>
      <w:proofErr w:type="spellEnd"/>
      <w:r w:rsidR="00FE4BA6">
        <w:t xml:space="preserve"> erstellt wurden.</w:t>
      </w:r>
      <w:r w:rsidR="00DC6594">
        <w:t xml:space="preserve"> Unter beiden Objekten wurde ein </w:t>
      </w:r>
      <w:proofErr w:type="spellStart"/>
      <w:r w:rsidR="00DC6594" w:rsidRPr="00F25AA0">
        <w:rPr>
          <w:rStyle w:val="Emphasis"/>
        </w:rPr>
        <w:t>AudioSource</w:t>
      </w:r>
      <w:proofErr w:type="spellEnd"/>
      <w:r w:rsidR="00DC6594">
        <w:t xml:space="preserve"> als Komponente hinzugefügt und daran die Audiodateien gehängt.</w:t>
      </w:r>
      <w:r w:rsidR="005F77B0">
        <w:t xml:space="preserve"> </w:t>
      </w:r>
      <w:r w:rsidR="008A2458">
        <w:t>Das Audio</w:t>
      </w:r>
      <w:r w:rsidR="005F77B0">
        <w:t xml:space="preserve">, welches unter dem Objekt </w:t>
      </w:r>
      <w:proofErr w:type="spellStart"/>
      <w:r w:rsidR="005F77B0" w:rsidRPr="00F25AA0">
        <w:rPr>
          <w:rStyle w:val="Emphasis"/>
        </w:rPr>
        <w:t>AudioConstant</w:t>
      </w:r>
      <w:proofErr w:type="spellEnd"/>
      <w:r w:rsidR="005F77B0">
        <w:t xml:space="preserve"> hinzugefügt wurde, wird dauerhaft nach dem Start der Anwendung </w:t>
      </w:r>
      <w:r w:rsidR="000743D5">
        <w:t>abgespielt</w:t>
      </w:r>
      <w:r w:rsidR="0095499E">
        <w:t xml:space="preserve">. Aus diesem Grund wurden die Haken bei </w:t>
      </w:r>
      <w:proofErr w:type="spellStart"/>
      <w:r w:rsidR="0095499E" w:rsidRPr="00E84801">
        <w:rPr>
          <w:rStyle w:val="Emphasis"/>
        </w:rPr>
        <w:t>PlayOnAwake</w:t>
      </w:r>
      <w:proofErr w:type="spellEnd"/>
      <w:r w:rsidR="0095499E">
        <w:t xml:space="preserve"> und </w:t>
      </w:r>
      <w:r w:rsidR="0095499E" w:rsidRPr="00E84801">
        <w:rPr>
          <w:rStyle w:val="Emphasis"/>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proofErr w:type="spellStart"/>
      <w:r w:rsidRPr="007C5F55">
        <w:rPr>
          <w:rStyle w:val="Emphasis"/>
        </w:rPr>
        <w:t>AudioInBetween</w:t>
      </w:r>
      <w:proofErr w:type="spellEnd"/>
      <w:r>
        <w:t xml:space="preserve"> nicht gesetzt sein.</w:t>
      </w:r>
      <w:r w:rsidR="003128BA">
        <w:t xml:space="preserve"> Zum Abspielen der Datei wurde ein Skript </w:t>
      </w:r>
      <w:proofErr w:type="spellStart"/>
      <w:r w:rsidR="003128BA" w:rsidRPr="00DA145A">
        <w:rPr>
          <w:rStyle w:val="Emphasis"/>
        </w:rPr>
        <w:t>PlayAudioInBetween</w:t>
      </w:r>
      <w:proofErr w:type="spellEnd"/>
      <w:r w:rsidR="003128BA">
        <w:t xml:space="preserve"> erstellt und als Komponente angehängt.</w:t>
      </w:r>
      <w:r w:rsidR="00181D1F">
        <w:t xml:space="preserve"> Das Skript spielt das Audio</w:t>
      </w:r>
      <w:r w:rsidR="00AE175D">
        <w:t xml:space="preserve"> mit Hilfe einer </w:t>
      </w:r>
      <w:proofErr w:type="spellStart"/>
      <w:r w:rsidR="00F67FF3">
        <w:t>Koroutine</w:t>
      </w:r>
      <w:proofErr w:type="spellEnd"/>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proofErr w:type="spellStart"/>
      <w:r w:rsidR="00181D1F" w:rsidRPr="007D6A02">
        <w:rPr>
          <w:rStyle w:val="Emphasis"/>
        </w:rPr>
        <w:t>PlayTime</w:t>
      </w:r>
      <w:proofErr w:type="spellEnd"/>
      <w:r w:rsidR="00D52D88">
        <w:rPr>
          <w:rStyle w:val="Emphasis"/>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Emphasis"/>
        </w:rPr>
        <w:t>Volume</w:t>
      </w:r>
      <w:r w:rsidR="00077E9A">
        <w:t xml:space="preserve"> Einstellung beider </w:t>
      </w:r>
      <w:proofErr w:type="spellStart"/>
      <w:r w:rsidR="00077E9A" w:rsidRPr="002E4068">
        <w:rPr>
          <w:rStyle w:val="Emphasis"/>
        </w:rPr>
        <w:t>AudioScource</w:t>
      </w:r>
      <w:proofErr w:type="spellEnd"/>
      <w:r w:rsidR="00077E9A">
        <w:t xml:space="preserve"> Komponenten auf den Wert 0.3 gesetzt</w:t>
      </w:r>
      <w:r w:rsidR="002E4068">
        <w:t>.</w:t>
      </w:r>
    </w:p>
    <w:p w14:paraId="4D261BD2" w14:textId="45900C38" w:rsidR="005C3539" w:rsidRDefault="005C3539" w:rsidP="005C3539">
      <w:pPr>
        <w:pStyle w:val="Heading4"/>
      </w:pPr>
      <w:bookmarkStart w:id="298" w:name="_Ref72501390"/>
      <w:bookmarkStart w:id="299" w:name="_Toc82686278"/>
      <w:bookmarkStart w:id="300" w:name="_Toc82687023"/>
      <w:r>
        <w:t>Menü</w:t>
      </w:r>
      <w:bookmarkEnd w:id="298"/>
      <w:bookmarkEnd w:id="299"/>
      <w:bookmarkEnd w:id="300"/>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Emphasis"/>
        </w:rPr>
        <w:t>Start</w:t>
      </w:r>
      <w:r w:rsidR="00AD1D23">
        <w:t xml:space="preserve"> das Spiel mit </w:t>
      </w:r>
      <w:r w:rsidR="00B87486">
        <w:t xml:space="preserve">dem im </w:t>
      </w:r>
      <w:proofErr w:type="spellStart"/>
      <w:r w:rsidR="00B87486" w:rsidRPr="00B87486">
        <w:rPr>
          <w:rStyle w:val="Emphasis"/>
        </w:rPr>
        <w:t>ScenarioHandler</w:t>
      </w:r>
      <w:proofErr w:type="spellEnd"/>
      <w:r w:rsidR="00B87486">
        <w:rPr>
          <w:rStyle w:val="Emphasis"/>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Heading5"/>
      </w:pPr>
      <w:bookmarkStart w:id="301" w:name="_Toc82686279"/>
      <w:bookmarkStart w:id="302" w:name="_Toc82687024"/>
      <w:r>
        <w:t>Implementierung der UI Elemente</w:t>
      </w:r>
      <w:bookmarkEnd w:id="301"/>
      <w:bookmarkEnd w:id="302"/>
    </w:p>
    <w:p w14:paraId="226B5323" w14:textId="3F0C94ED" w:rsidR="00FC56C9" w:rsidRDefault="00AD1D23" w:rsidP="00AD1D23">
      <w:pPr>
        <w:pStyle w:val="BodyText"/>
      </w:pPr>
      <w:r>
        <w:t xml:space="preserve">Für die Implementierung </w:t>
      </w:r>
      <w:r w:rsidR="00F52F57">
        <w:t>wurde</w:t>
      </w:r>
      <w:r>
        <w:t xml:space="preserve"> </w:t>
      </w:r>
      <w:r w:rsidR="00B641D1">
        <w:t>das</w:t>
      </w:r>
      <w:r>
        <w:t xml:space="preserve"> </w:t>
      </w:r>
      <w:proofErr w:type="spellStart"/>
      <w:r w:rsidRPr="004D4460">
        <w:t>Canvas</w:t>
      </w:r>
      <w:proofErr w:type="spellEnd"/>
      <w:r w:rsidR="00B641D1">
        <w:t xml:space="preserve"> </w:t>
      </w:r>
      <w:proofErr w:type="spellStart"/>
      <w:r w:rsidR="00B641D1" w:rsidRPr="00B641D1">
        <w:rPr>
          <w:rStyle w:val="Emphasis"/>
        </w:rPr>
        <w:t>CanvasMenu</w:t>
      </w:r>
      <w:proofErr w:type="spellEnd"/>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w:t>
      </w:r>
      <w:proofErr w:type="spellStart"/>
      <w:r w:rsidR="00221CB2">
        <w:t>Canvas</w:t>
      </w:r>
      <w:proofErr w:type="spellEnd"/>
      <w:r w:rsidR="00221CB2">
        <w:t xml:space="preserve"> </w:t>
      </w:r>
      <w:r w:rsidR="00B641D1">
        <w:t>wurde</w:t>
      </w:r>
      <w:r w:rsidR="00221CB2">
        <w:t xml:space="preserve"> die Order in Layer Einstellung auf den Wert 1 gesetzt. </w:t>
      </w:r>
      <w:r w:rsidR="00177BB1">
        <w:t xml:space="preserve">Da es für den Malus schon ein </w:t>
      </w:r>
      <w:proofErr w:type="spellStart"/>
      <w:r w:rsidR="00177BB1">
        <w:t>Canvas</w:t>
      </w:r>
      <w:proofErr w:type="spellEnd"/>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w:t>
      </w:r>
      <w:proofErr w:type="spellStart"/>
      <w:r w:rsidR="00F57E86">
        <w:t>Canvas</w:t>
      </w:r>
      <w:proofErr w:type="spellEnd"/>
      <w:r w:rsidR="00F57E86">
        <w:t xml:space="preserve"> des Menüs eine Schicht darüber </w:t>
      </w:r>
      <w:r w:rsidR="00256C3E">
        <w:t>liegen,</w:t>
      </w:r>
      <w:r w:rsidR="006E2B7D">
        <w:t xml:space="preserve"> um eine erfolgreiche Interaktion zu gewährleisten.</w:t>
      </w:r>
      <w:r w:rsidR="00177BB1">
        <w:t xml:space="preserve"> </w:t>
      </w:r>
      <w:r w:rsidR="007C765C">
        <w:t xml:space="preserve">Unter dem </w:t>
      </w:r>
      <w:proofErr w:type="spellStart"/>
      <w:r w:rsidR="007C765C" w:rsidRPr="000E1E90">
        <w:rPr>
          <w:rStyle w:val="Emphasis"/>
        </w:rPr>
        <w:t>Canvas</w:t>
      </w:r>
      <w:proofErr w:type="spellEnd"/>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Emphasis"/>
        </w:rPr>
        <w:t>Button</w:t>
      </w:r>
      <w:r>
        <w:t xml:space="preserve"> hinzugefügt</w:t>
      </w:r>
      <w:r w:rsidR="007C765C">
        <w:t xml:space="preserve"> </w:t>
      </w:r>
      <w:r w:rsidR="00F55FD7">
        <w:t>wird</w:t>
      </w:r>
      <w:r>
        <w:t>.</w:t>
      </w:r>
      <w:r w:rsidR="00C25B84">
        <w:t xml:space="preserve"> Das Panel dient als Zwischenschicht zwischen dem </w:t>
      </w:r>
      <w:proofErr w:type="spellStart"/>
      <w:r w:rsidR="00C25B84" w:rsidRPr="00256C3E">
        <w:t>Canvas</w:t>
      </w:r>
      <w:proofErr w:type="spellEnd"/>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proofErr w:type="spellStart"/>
      <w:r w:rsidR="006327CE" w:rsidRPr="000E1E90">
        <w:rPr>
          <w:rStyle w:val="Emphasis"/>
        </w:rPr>
        <w:t>Highlighted</w:t>
      </w:r>
      <w:proofErr w:type="spellEnd"/>
      <w:r w:rsidR="006327CE" w:rsidRPr="000E1E90">
        <w:rPr>
          <w:rStyle w:val="Emphasis"/>
        </w:rPr>
        <w:t xml:space="preserve"> Color</w:t>
      </w:r>
      <w:r w:rsidR="006327CE">
        <w:t xml:space="preserve"> auf dunkelgrau gesetzt. Dies bewirkt das optische dunklere verfärben de</w:t>
      </w:r>
      <w:r w:rsidR="00994730">
        <w:t>s</w:t>
      </w:r>
      <w:r w:rsidR="006327CE">
        <w:t xml:space="preserve"> Button</w:t>
      </w:r>
      <w:r w:rsidR="00994730">
        <w:t>s</w:t>
      </w:r>
      <w:r w:rsidR="006327CE">
        <w:t xml:space="preserve">, wenn mit dem </w:t>
      </w:r>
      <w:proofErr w:type="spellStart"/>
      <w:r w:rsidR="006327CE">
        <w:t>Laserpointer</w:t>
      </w:r>
      <w:proofErr w:type="spellEnd"/>
      <w:r w:rsidR="006327CE">
        <w:t xml:space="preserve">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proofErr w:type="spellStart"/>
      <w:r w:rsidR="006E5353" w:rsidRPr="000E1E90">
        <w:rPr>
          <w:rStyle w:val="Emphasis"/>
        </w:rPr>
        <w:t>Pressed</w:t>
      </w:r>
      <w:proofErr w:type="spellEnd"/>
      <w:r w:rsidR="006E5353" w:rsidRPr="000E1E90">
        <w:rPr>
          <w:rStyle w:val="Emphasis"/>
        </w:rPr>
        <w:t xml:space="preserve">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BodyText"/>
        <w:keepNext/>
        <w:jc w:val="center"/>
      </w:pPr>
      <w:r>
        <w:rPr>
          <w:noProof/>
        </w:rPr>
        <w:lastRenderedPageBreak/>
        <w:drawing>
          <wp:inline distT="0" distB="0" distL="0" distR="0" wp14:anchorId="1CD44449" wp14:editId="75E7F485">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6C2E89B0" w:rsidR="00385303" w:rsidRPr="00385303" w:rsidRDefault="00FC56C9" w:rsidP="00B73323">
      <w:pPr>
        <w:pStyle w:val="Caption"/>
      </w:pPr>
      <w:bookmarkStart w:id="303" w:name="_Ref77837793"/>
      <w:bookmarkStart w:id="304" w:name="_Ref73096464"/>
      <w:bookmarkStart w:id="305" w:name="_Toc80081978"/>
      <w:r>
        <w:t xml:space="preserve">Abb. </w:t>
      </w:r>
      <w:fldSimple w:instr=" SEQ Abb. \* ARABIC ">
        <w:r w:rsidR="00B34494">
          <w:rPr>
            <w:noProof/>
          </w:rPr>
          <w:t>43</w:t>
        </w:r>
      </w:fldSimple>
      <w:bookmarkEnd w:id="303"/>
      <w:r>
        <w:t>: Menü zu</w:t>
      </w:r>
      <w:bookmarkEnd w:id="304"/>
      <w:r w:rsidR="00670303">
        <w:t>m Starten des Szenarios</w:t>
      </w:r>
      <w:bookmarkEnd w:id="305"/>
    </w:p>
    <w:p w14:paraId="29CFCDC1" w14:textId="7432D72C" w:rsidR="00C25B84" w:rsidRDefault="0001237F" w:rsidP="0001237F">
      <w:pPr>
        <w:pStyle w:val="Heading5"/>
      </w:pPr>
      <w:bookmarkStart w:id="306" w:name="_Ref73269448"/>
      <w:bookmarkStart w:id="307" w:name="_Toc82686280"/>
      <w:bookmarkStart w:id="308" w:name="_Toc82687025"/>
      <w:r>
        <w:t>Funktionalität des Menüs</w:t>
      </w:r>
      <w:bookmarkEnd w:id="306"/>
      <w:bookmarkEnd w:id="307"/>
      <w:bookmarkEnd w:id="308"/>
    </w:p>
    <w:p w14:paraId="71353126" w14:textId="14E43160" w:rsidR="00984B2D" w:rsidRDefault="00AD1D23" w:rsidP="00AD1D23">
      <w:pPr>
        <w:pStyle w:val="BodyText"/>
      </w:pPr>
      <w:r>
        <w:t>Die Funktionalität de</w:t>
      </w:r>
      <w:r w:rsidR="00B4650B">
        <w:t>s</w:t>
      </w:r>
      <w:r>
        <w:t xml:space="preserve"> Buttons </w:t>
      </w:r>
      <w:r w:rsidR="00B4650B">
        <w:t>wurde</w:t>
      </w:r>
      <w:r>
        <w:t xml:space="preserve"> mit dem Skript </w:t>
      </w:r>
      <w:proofErr w:type="spellStart"/>
      <w:r w:rsidRPr="00A544BE">
        <w:rPr>
          <w:rStyle w:val="Emphasis"/>
        </w:rPr>
        <w:t>MenuHandler</w:t>
      </w:r>
      <w:proofErr w:type="spellEnd"/>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proofErr w:type="spellStart"/>
      <w:proofErr w:type="gramStart"/>
      <w:r w:rsidR="00A50AB1" w:rsidRPr="00A50AB1">
        <w:rPr>
          <w:rStyle w:val="Emphasis"/>
        </w:rPr>
        <w:t>StartNextScenario</w:t>
      </w:r>
      <w:proofErr w:type="spellEnd"/>
      <w:r w:rsidR="00A50AB1" w:rsidRPr="00A50AB1">
        <w:rPr>
          <w:rStyle w:val="Emphasis"/>
        </w:rPr>
        <w:t>(</w:t>
      </w:r>
      <w:proofErr w:type="gramEnd"/>
      <w:r w:rsidR="00A50AB1" w:rsidRPr="00A50AB1">
        <w:rPr>
          <w:rStyle w:val="Emphasis"/>
        </w:rPr>
        <w:t>)</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proofErr w:type="spellStart"/>
      <w:r w:rsidR="007B3A6A" w:rsidRPr="007B3A6A">
        <w:rPr>
          <w:rStyle w:val="Emphasis"/>
        </w:rPr>
        <w:t>SetScenario</w:t>
      </w:r>
      <w:proofErr w:type="spellEnd"/>
      <w:r w:rsidR="007B3A6A" w:rsidRPr="007B3A6A">
        <w:rPr>
          <w:rStyle w:val="Emphasis"/>
        </w:rPr>
        <w:t>()</w:t>
      </w:r>
      <w:r w:rsidR="00DE7A14">
        <w:t xml:space="preserve"> des Skriptes </w:t>
      </w:r>
      <w:proofErr w:type="spellStart"/>
      <w:r w:rsidR="00DE7A14" w:rsidRPr="00DE7A14">
        <w:rPr>
          <w:rStyle w:val="Emphasis"/>
        </w:rPr>
        <w:t>ScenarioHandler</w:t>
      </w:r>
      <w:proofErr w:type="spellEnd"/>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proofErr w:type="spellStart"/>
      <w:proofErr w:type="gramStart"/>
      <w:r w:rsidR="000C167C" w:rsidRPr="00020E80">
        <w:rPr>
          <w:rStyle w:val="Emphasis"/>
        </w:rPr>
        <w:t>OnClick</w:t>
      </w:r>
      <w:proofErr w:type="spellEnd"/>
      <w:r w:rsidR="000C167C" w:rsidRPr="00020E80">
        <w:rPr>
          <w:rStyle w:val="Emphasis"/>
        </w:rPr>
        <w:t>(</w:t>
      </w:r>
      <w:proofErr w:type="gramEnd"/>
      <w:r w:rsidRPr="00020E80">
        <w:rPr>
          <w:rStyle w:val="Emphasis"/>
        </w:rPr>
        <w:t>)</w:t>
      </w:r>
      <w:r>
        <w:t xml:space="preserve"> Bereich</w:t>
      </w:r>
      <w:r w:rsidR="00047C99">
        <w:t xml:space="preserve"> des </w:t>
      </w:r>
      <w:proofErr w:type="spellStart"/>
      <w:r w:rsidR="00047C99">
        <w:t>Inspectors</w:t>
      </w:r>
      <w:proofErr w:type="spellEnd"/>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BodyText"/>
        <w:keepNext/>
        <w:jc w:val="center"/>
      </w:pPr>
      <w:r w:rsidRPr="007E6B71">
        <w:rPr>
          <w:noProof/>
        </w:rPr>
        <w:drawing>
          <wp:inline distT="0" distB="0" distL="0" distR="0" wp14:anchorId="13FBA95B" wp14:editId="619D2D69">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74C4246D" w:rsidR="00E31E9C" w:rsidRDefault="00577BE9" w:rsidP="005F59B1">
      <w:pPr>
        <w:pStyle w:val="Caption"/>
      </w:pPr>
      <w:bookmarkStart w:id="309" w:name="_Ref77837739"/>
      <w:bookmarkStart w:id="310" w:name="_Ref73270886"/>
      <w:bookmarkStart w:id="311" w:name="_Toc80081979"/>
      <w:r>
        <w:t xml:space="preserve">Abb. </w:t>
      </w:r>
      <w:fldSimple w:instr=" SEQ Abb. \* ARABIC ">
        <w:r w:rsidR="00B34494">
          <w:rPr>
            <w:noProof/>
          </w:rPr>
          <w:t>44</w:t>
        </w:r>
      </w:fldSimple>
      <w:bookmarkEnd w:id="309"/>
      <w:r>
        <w:t>: Button Objekt</w:t>
      </w:r>
      <w:bookmarkEnd w:id="310"/>
      <w:r w:rsidR="00143B2E">
        <w:t xml:space="preserve"> </w:t>
      </w:r>
      <w:proofErr w:type="spellStart"/>
      <w:r w:rsidR="00143B2E">
        <w:t>Inspector</w:t>
      </w:r>
      <w:bookmarkEnd w:id="311"/>
      <w:proofErr w:type="spellEnd"/>
    </w:p>
    <w:p w14:paraId="427F1411" w14:textId="452A2730" w:rsidR="00297F49" w:rsidRDefault="00297F49" w:rsidP="00297F49">
      <w:pPr>
        <w:pStyle w:val="Heading5"/>
      </w:pPr>
      <w:bookmarkStart w:id="312" w:name="_Toc82686281"/>
      <w:bookmarkStart w:id="313" w:name="_Toc82687026"/>
      <w:proofErr w:type="spellStart"/>
      <w:r>
        <w:t>Laserpointer</w:t>
      </w:r>
      <w:proofErr w:type="spellEnd"/>
      <w:r>
        <w:t xml:space="preserve"> </w:t>
      </w:r>
      <w:r w:rsidR="00087155">
        <w:t xml:space="preserve">mit der </w:t>
      </w:r>
      <w:proofErr w:type="spellStart"/>
      <w:r w:rsidR="00087155">
        <w:t>Oculus</w:t>
      </w:r>
      <w:proofErr w:type="spellEnd"/>
      <w:r w:rsidR="00087155">
        <w:t xml:space="preserve"> Integration</w:t>
      </w:r>
      <w:bookmarkEnd w:id="312"/>
      <w:bookmarkEnd w:id="313"/>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proofErr w:type="spellStart"/>
      <w:r w:rsidR="006559E3" w:rsidRPr="00C752E9">
        <w:rPr>
          <w:rStyle w:val="Emphasis"/>
        </w:rPr>
        <w:t>OVRCameraRig</w:t>
      </w:r>
      <w:proofErr w:type="spellEnd"/>
      <w:r w:rsidR="006559E3">
        <w:t xml:space="preserve"> des </w:t>
      </w:r>
      <w:proofErr w:type="spellStart"/>
      <w:r w:rsidR="006559E3" w:rsidRPr="00C752E9">
        <w:rPr>
          <w:rStyle w:val="Emphasis"/>
        </w:rPr>
        <w:t>OVRPlayerController</w:t>
      </w:r>
      <w:proofErr w:type="spellEnd"/>
      <w:r w:rsidR="006559E3">
        <w:t xml:space="preserve"> das Skript </w:t>
      </w:r>
      <w:proofErr w:type="spellStart"/>
      <w:r w:rsidR="006559E3" w:rsidRPr="00C752E9">
        <w:rPr>
          <w:rStyle w:val="Emphasis"/>
        </w:rPr>
        <w:t>OVRPhysicsRaycaster</w:t>
      </w:r>
      <w:proofErr w:type="spellEnd"/>
      <w:r w:rsidR="006559E3">
        <w:t xml:space="preserve"> hinzugefügt werden.</w:t>
      </w:r>
    </w:p>
    <w:p w14:paraId="26BD48A7" w14:textId="672C1DC9" w:rsidR="00AD1D23" w:rsidRDefault="00060DB9" w:rsidP="00F90554">
      <w:r>
        <w:t>Ebenso wurde das</w:t>
      </w:r>
      <w:r w:rsidR="00AD1D23">
        <w:t xml:space="preserve"> </w:t>
      </w:r>
      <w:proofErr w:type="spellStart"/>
      <w:r w:rsidR="00AD1D23">
        <w:t>Prefab</w:t>
      </w:r>
      <w:proofErr w:type="spellEnd"/>
      <w:r w:rsidR="00AD1D23">
        <w:t xml:space="preserve"> </w:t>
      </w:r>
      <w:proofErr w:type="spellStart"/>
      <w:r w:rsidR="00AD1D23" w:rsidRPr="00AF22E6">
        <w:rPr>
          <w:rStyle w:val="Emphasis"/>
        </w:rPr>
        <w:t>UIHelpers</w:t>
      </w:r>
      <w:proofErr w:type="spellEnd"/>
      <w:r w:rsidR="00AD1D23">
        <w:t xml:space="preserve"> aus dem </w:t>
      </w:r>
      <w:proofErr w:type="spellStart"/>
      <w:r w:rsidR="00AD1D23">
        <w:t>Oculus</w:t>
      </w:r>
      <w:proofErr w:type="spellEnd"/>
      <w:r w:rsidR="00AD1D23">
        <w:t xml:space="preserve"> Integration Asset</w:t>
      </w:r>
      <w:r w:rsidR="00305E9E">
        <w:t xml:space="preserve"> hinzugefügt</w:t>
      </w:r>
      <w:r w:rsidR="00AD1D23">
        <w:t>. Dies beinhaltet zum einen</w:t>
      </w:r>
      <w:r w:rsidR="006B12E9">
        <w:t xml:space="preserve"> das</w:t>
      </w:r>
      <w:r w:rsidR="00AD1D23">
        <w:t xml:space="preserve"> Objekt </w:t>
      </w:r>
      <w:proofErr w:type="spellStart"/>
      <w:r w:rsidR="00AD1D23" w:rsidRPr="00154AD9">
        <w:rPr>
          <w:rStyle w:val="Emphasis"/>
        </w:rPr>
        <w:t>LaserPointer</w:t>
      </w:r>
      <w:proofErr w:type="spellEnd"/>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proofErr w:type="spellStart"/>
      <w:r w:rsidR="00AD1D23" w:rsidRPr="008260D5">
        <w:rPr>
          <w:rStyle w:val="Emphasis"/>
        </w:rPr>
        <w:t>EventSystem</w:t>
      </w:r>
      <w:proofErr w:type="spellEnd"/>
      <w:r w:rsidR="00AD1D23">
        <w:t xml:space="preserve">, was die Funktionalität des </w:t>
      </w:r>
      <w:proofErr w:type="spellStart"/>
      <w:r w:rsidR="00AD1D23">
        <w:t>Laserpointers</w:t>
      </w:r>
      <w:proofErr w:type="spellEnd"/>
      <w:r w:rsidR="00AD1D23">
        <w:t xml:space="preserve">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proofErr w:type="spellStart"/>
      <w:r w:rsidR="00F90554" w:rsidRPr="00F90554">
        <w:rPr>
          <w:rStyle w:val="Emphasis"/>
        </w:rPr>
        <w:t>OVRInputModule</w:t>
      </w:r>
      <w:proofErr w:type="spellEnd"/>
      <w:r w:rsidR="00F90554">
        <w:rPr>
          <w:rStyle w:val="Emphasis"/>
        </w:rPr>
        <w:t xml:space="preserve"> </w:t>
      </w:r>
      <w:r w:rsidR="00665B6D">
        <w:t>im Einstellungsbereich</w:t>
      </w:r>
      <w:r w:rsidR="00F90554">
        <w:t xml:space="preserve"> </w:t>
      </w:r>
      <w:r w:rsidR="00F90554" w:rsidRPr="00F90554">
        <w:rPr>
          <w:rStyle w:val="Emphasis"/>
        </w:rPr>
        <w:t>Ray Transform</w:t>
      </w:r>
      <w:r w:rsidR="00F90554">
        <w:t xml:space="preserve"> das Objekt </w:t>
      </w:r>
      <w:proofErr w:type="spellStart"/>
      <w:r w:rsidR="00F90554" w:rsidRPr="00F90554">
        <w:rPr>
          <w:rStyle w:val="Emphasis"/>
        </w:rPr>
        <w:t>RightHandAnchor</w:t>
      </w:r>
      <w:proofErr w:type="spellEnd"/>
      <w:r w:rsidR="00F90554">
        <w:t xml:space="preserve"> des </w:t>
      </w:r>
      <w:proofErr w:type="spellStart"/>
      <w:r w:rsidR="00F90554">
        <w:t>OVRPlayerController</w:t>
      </w:r>
      <w:proofErr w:type="spellEnd"/>
      <w:r w:rsidR="00F90554">
        <w:t xml:space="preserve"> ausgewählt </w:t>
      </w:r>
      <w:r w:rsidR="009F0BE3">
        <w:t xml:space="preserve">und unter </w:t>
      </w:r>
      <w:r w:rsidR="009F0BE3" w:rsidRPr="009F0BE3">
        <w:rPr>
          <w:rStyle w:val="Emphasis"/>
        </w:rPr>
        <w:t>Joy Pad Click Button</w:t>
      </w:r>
      <w:r w:rsidR="009F0BE3">
        <w:t xml:space="preserve"> den </w:t>
      </w:r>
      <w:r w:rsidR="009F0BE3" w:rsidRPr="009F0BE3">
        <w:rPr>
          <w:rStyle w:val="Emphasis"/>
        </w:rPr>
        <w:t>Primary Index Trigger</w:t>
      </w:r>
      <w:r w:rsidR="009F0BE3">
        <w:rPr>
          <w:rStyle w:val="Emphasis"/>
        </w:rPr>
        <w:t>.</w:t>
      </w:r>
      <w:r w:rsidR="00F90554">
        <w:t xml:space="preserve"> </w:t>
      </w:r>
      <w:r w:rsidR="00D42DF7">
        <w:t xml:space="preserve">Das bewirkt, </w:t>
      </w:r>
      <w:r w:rsidR="00D42DF7">
        <w:lastRenderedPageBreak/>
        <w:t xml:space="preserve">das der rechte Controller für den </w:t>
      </w:r>
      <w:proofErr w:type="spellStart"/>
      <w:r w:rsidR="00D42DF7">
        <w:t>Laserpointer</w:t>
      </w:r>
      <w:proofErr w:type="spellEnd"/>
      <w:r w:rsidR="00D42DF7">
        <w:t xml:space="preserve"> genutzt wird und die Trigger Taste des rechten Controllers zur Auswahl eines Buttons genutzt werden kann.</w:t>
      </w:r>
    </w:p>
    <w:p w14:paraId="3088E319" w14:textId="12C00270" w:rsidR="005D445B" w:rsidRDefault="005D445B" w:rsidP="00AD1D23">
      <w:pPr>
        <w:pStyle w:val="Heading5"/>
      </w:pPr>
      <w:bookmarkStart w:id="314" w:name="_Toc82686282"/>
      <w:bookmarkStart w:id="315" w:name="_Toc82687027"/>
      <w:proofErr w:type="spellStart"/>
      <w:r>
        <w:t>Laserpointer</w:t>
      </w:r>
      <w:proofErr w:type="spellEnd"/>
      <w:r>
        <w:t xml:space="preserve"> </w:t>
      </w:r>
      <w:r w:rsidR="00D65140">
        <w:t xml:space="preserve">mit dem </w:t>
      </w:r>
      <w:proofErr w:type="spellStart"/>
      <w:r w:rsidR="00D65140">
        <w:t>SteamVR</w:t>
      </w:r>
      <w:proofErr w:type="spellEnd"/>
      <w:r w:rsidR="00D65140">
        <w:t xml:space="preserve"> </w:t>
      </w:r>
      <w:proofErr w:type="spellStart"/>
      <w:r w:rsidR="00D65140">
        <w:t>Plugin</w:t>
      </w:r>
      <w:bookmarkEnd w:id="314"/>
      <w:bookmarkEnd w:id="315"/>
      <w:proofErr w:type="spellEnd"/>
    </w:p>
    <w:p w14:paraId="535A3B32" w14:textId="29B49435" w:rsidR="00087155" w:rsidRPr="00087155" w:rsidRDefault="00EB181B" w:rsidP="00087155">
      <w:r>
        <w:t xml:space="preserve">Für die Nutzung des Menüs für die HTC Vive bzw. für </w:t>
      </w:r>
      <w:proofErr w:type="spellStart"/>
      <w:r>
        <w:t>SteamVR</w:t>
      </w:r>
      <w:proofErr w:type="spellEnd"/>
      <w:r>
        <w:t xml:space="preserve">,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w:t>
      </w:r>
      <w:proofErr w:type="spellStart"/>
      <w:r>
        <w:t>Laserpointer</w:t>
      </w:r>
      <w:proofErr w:type="spellEnd"/>
      <w:r>
        <w:t xml:space="preserve"> implementiert, welches sich mit dem rechten Controller bedienen lässt. Dazu </w:t>
      </w:r>
      <w:r w:rsidR="00036B51">
        <w:t>wurde</w:t>
      </w:r>
      <w:r>
        <w:t xml:space="preserve"> ein </w:t>
      </w:r>
      <w:proofErr w:type="spellStart"/>
      <w:r w:rsidRPr="009D116C">
        <w:rPr>
          <w:rStyle w:val="Emphasis"/>
        </w:rPr>
        <w:t>PR_Pointer</w:t>
      </w:r>
      <w:proofErr w:type="spellEnd"/>
      <w:r w:rsidRPr="009D116C">
        <w:rPr>
          <w:rStyle w:val="Emphasis"/>
        </w:rPr>
        <w:t xml:space="preserve"> </w:t>
      </w:r>
      <w:proofErr w:type="spellStart"/>
      <w:r w:rsidRPr="009D116C">
        <w:rPr>
          <w:rStyle w:val="Emphasis"/>
        </w:rPr>
        <w:t>Prefab</w:t>
      </w:r>
      <w:proofErr w:type="spellEnd"/>
      <w:r>
        <w:t xml:space="preserve"> erstellt</w:t>
      </w:r>
      <w:r w:rsidR="00B11346">
        <w:t xml:space="preserve"> und im </w:t>
      </w:r>
      <w:r w:rsidR="00B11346" w:rsidRPr="009D116C">
        <w:rPr>
          <w:rStyle w:val="Emphasis"/>
        </w:rPr>
        <w:t>Player</w:t>
      </w:r>
      <w:r w:rsidR="00B11346">
        <w:t xml:space="preserve"> </w:t>
      </w:r>
      <w:proofErr w:type="spellStart"/>
      <w:r w:rsidR="00B11346">
        <w:t>Prefab</w:t>
      </w:r>
      <w:proofErr w:type="spellEnd"/>
      <w:r w:rsidR="00B11346">
        <w:t xml:space="preserve"> unter dem </w:t>
      </w:r>
      <w:proofErr w:type="spellStart"/>
      <w:r w:rsidR="00B11346" w:rsidRPr="009D116C">
        <w:rPr>
          <w:rStyle w:val="Emphasis"/>
        </w:rPr>
        <w:t>RightHand</w:t>
      </w:r>
      <w:proofErr w:type="spellEnd"/>
      <w:r w:rsidR="00B11346">
        <w:t xml:space="preserve"> Objekt hinzugefügt.</w:t>
      </w:r>
      <w:r>
        <w:t xml:space="preserve"> welches die Komponenten </w:t>
      </w:r>
      <w:proofErr w:type="spellStart"/>
      <w:r w:rsidRPr="009D116C">
        <w:rPr>
          <w:rStyle w:val="Emphasis"/>
        </w:rPr>
        <w:t>Camera</w:t>
      </w:r>
      <w:proofErr w:type="spellEnd"/>
      <w:r>
        <w:t xml:space="preserve"> und </w:t>
      </w:r>
      <w:r w:rsidRPr="009D116C">
        <w:rPr>
          <w:rStyle w:val="Emphasis"/>
        </w:rPr>
        <w:t xml:space="preserve">Line </w:t>
      </w:r>
      <w:proofErr w:type="spellStart"/>
      <w:r w:rsidRPr="009D116C">
        <w:rPr>
          <w:rStyle w:val="Emphasis"/>
        </w:rPr>
        <w:t>Renderer</w:t>
      </w:r>
      <w:proofErr w:type="spellEnd"/>
      <w:r>
        <w:t xml:space="preserve"> besitzt. Die Komponente </w:t>
      </w:r>
      <w:proofErr w:type="spellStart"/>
      <w:r w:rsidRPr="009D116C">
        <w:rPr>
          <w:rStyle w:val="Emphasis"/>
        </w:rPr>
        <w:t>Camera</w:t>
      </w:r>
      <w:proofErr w:type="spellEnd"/>
      <w:r>
        <w:t xml:space="preserve"> ist deaktiviert und wird dazu verwendet, ein grafischen </w:t>
      </w:r>
      <w:proofErr w:type="spellStart"/>
      <w:r w:rsidRPr="00692164">
        <w:t>Raycast</w:t>
      </w:r>
      <w:proofErr w:type="spellEnd"/>
      <w:r>
        <w:t xml:space="preserve"> zu implementieren. Dadurch werden UI Elemente in einem </w:t>
      </w:r>
      <w:proofErr w:type="spellStart"/>
      <w:r w:rsidRPr="00152F30">
        <w:t>Canvas</w:t>
      </w:r>
      <w:proofErr w:type="spellEnd"/>
      <w:r>
        <w:t xml:space="preserve"> durch Zeigen mit dem Controller bei Kollision registriert.</w:t>
      </w:r>
      <w:r w:rsidR="007F63BB">
        <w:t xml:space="preserve"> Die Komponente</w:t>
      </w:r>
      <w:r>
        <w:t xml:space="preserve"> </w:t>
      </w:r>
      <w:r w:rsidR="007F63BB" w:rsidRPr="001B364F">
        <w:rPr>
          <w:rStyle w:val="Emphasis"/>
        </w:rPr>
        <w:t xml:space="preserve">Line </w:t>
      </w:r>
      <w:proofErr w:type="spellStart"/>
      <w:r w:rsidR="007F63BB" w:rsidRPr="001B364F">
        <w:rPr>
          <w:rStyle w:val="Emphasis"/>
        </w:rPr>
        <w:t>Renderer</w:t>
      </w:r>
      <w:proofErr w:type="spellEnd"/>
      <w:r>
        <w:t xml:space="preserve"> dient als optische Hilfe für den Benutzer, um die Richtig des </w:t>
      </w:r>
      <w:proofErr w:type="spellStart"/>
      <w:r>
        <w:t>Raycast</w:t>
      </w:r>
      <w:proofErr w:type="spellEnd"/>
      <w:r>
        <w:t xml:space="preserve">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70B23C15">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45B1EBAA" w:rsidR="009D5611" w:rsidRDefault="000C1180" w:rsidP="005F59B1">
      <w:pPr>
        <w:pStyle w:val="Caption"/>
      </w:pPr>
      <w:bookmarkStart w:id="316" w:name="_Ref77837813"/>
      <w:bookmarkStart w:id="317" w:name="_Ref72224951"/>
      <w:bookmarkStart w:id="318" w:name="_Toc80081980"/>
      <w:r>
        <w:t xml:space="preserve">Abb. </w:t>
      </w:r>
      <w:fldSimple w:instr=" SEQ Abb. \* ARABIC ">
        <w:r w:rsidR="00B34494">
          <w:rPr>
            <w:noProof/>
          </w:rPr>
          <w:t>45</w:t>
        </w:r>
      </w:fldSimple>
      <w:bookmarkEnd w:id="316"/>
      <w:r>
        <w:t xml:space="preserve">: </w:t>
      </w:r>
      <w:proofErr w:type="spellStart"/>
      <w:r>
        <w:t>LaserPointer</w:t>
      </w:r>
      <w:proofErr w:type="spellEnd"/>
      <w:r>
        <w:t xml:space="preserve"> mit </w:t>
      </w:r>
      <w:proofErr w:type="spellStart"/>
      <w:r>
        <w:t>Raycast</w:t>
      </w:r>
      <w:bookmarkEnd w:id="317"/>
      <w:bookmarkEnd w:id="318"/>
      <w:proofErr w:type="spellEnd"/>
    </w:p>
    <w:p w14:paraId="40603F8A" w14:textId="7194FECD" w:rsidR="003F4592" w:rsidRDefault="009D5611" w:rsidP="00734F4E">
      <w:r>
        <w:t xml:space="preserve">Das </w:t>
      </w:r>
      <w:r w:rsidR="000C1180">
        <w:t xml:space="preserve">Skript </w:t>
      </w:r>
      <w:r w:rsidR="000C1180" w:rsidRPr="00123587">
        <w:rPr>
          <w:rStyle w:val="Emphasis"/>
        </w:rPr>
        <w:t>Pointer</w:t>
      </w:r>
      <w:r>
        <w:t xml:space="preserve"> </w:t>
      </w:r>
      <w:r w:rsidR="00152F30">
        <w:t>wurde</w:t>
      </w:r>
      <w:r>
        <w:t xml:space="preserve"> dem </w:t>
      </w:r>
      <w:proofErr w:type="spellStart"/>
      <w:r w:rsidRPr="00123587">
        <w:rPr>
          <w:rStyle w:val="Emphasis"/>
        </w:rPr>
        <w:t>PR_Pointer</w:t>
      </w:r>
      <w:proofErr w:type="spellEnd"/>
      <w:r>
        <w:t xml:space="preserve"> Objekt als Komponente hinzugefügt</w:t>
      </w:r>
      <w:r w:rsidR="001E5E2D">
        <w:t>, welches</w:t>
      </w:r>
      <w:r w:rsidR="000C1180">
        <w:t xml:space="preserve"> die Funktionalitäten des </w:t>
      </w:r>
      <w:proofErr w:type="spellStart"/>
      <w:r w:rsidR="000C1180">
        <w:t>Raycast</w:t>
      </w:r>
      <w:proofErr w:type="spellEnd"/>
      <w:r w:rsidR="000C1180">
        <w:t xml:space="preserve"> </w:t>
      </w:r>
      <w:r w:rsidR="009C1E07">
        <w:t>implementiert</w:t>
      </w:r>
      <w:r w:rsidR="000C1180">
        <w:t xml:space="preserve">. Durch das Skript werden die UI Elemente im </w:t>
      </w:r>
      <w:proofErr w:type="spellStart"/>
      <w:r w:rsidR="000C1180">
        <w:t>Canvas</w:t>
      </w:r>
      <w:proofErr w:type="spellEnd"/>
      <w:r w:rsidR="000C1180">
        <w:t xml:space="preserve">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proofErr w:type="spellStart"/>
      <w:r w:rsidR="000C1180" w:rsidRPr="00AF523F">
        <w:rPr>
          <w:rStyle w:val="Emphasis"/>
        </w:rPr>
        <w:t>VRInputModule</w:t>
      </w:r>
      <w:proofErr w:type="spellEnd"/>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proofErr w:type="spellStart"/>
      <w:r w:rsidR="000C1180" w:rsidRPr="00231E7D">
        <w:rPr>
          <w:rStyle w:val="Emphasis"/>
        </w:rPr>
        <w:t>MenuHandler</w:t>
      </w:r>
      <w:proofErr w:type="spellEnd"/>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proofErr w:type="spellStart"/>
      <w:r w:rsidR="000C1180" w:rsidRPr="00231E7D">
        <w:rPr>
          <w:rStyle w:val="Emphasis"/>
        </w:rPr>
        <w:t>InputModule</w:t>
      </w:r>
      <w:proofErr w:type="spellEnd"/>
      <w:r w:rsidR="000C1180">
        <w:t xml:space="preserve"> hinzugefügt, </w:t>
      </w:r>
      <w:r w:rsidR="007D4269">
        <w:t>welches das</w:t>
      </w:r>
      <w:r w:rsidR="000C1180">
        <w:t xml:space="preserve"> Eventsystem</w:t>
      </w:r>
      <w:r w:rsidR="007D4269">
        <w:t xml:space="preserve"> des </w:t>
      </w:r>
      <w:r w:rsidR="007D4269" w:rsidRPr="00231E7D">
        <w:rPr>
          <w:rStyle w:val="Emphasis"/>
        </w:rPr>
        <w:t>Player</w:t>
      </w:r>
      <w:r w:rsidR="007D4269">
        <w:t xml:space="preserve"> </w:t>
      </w:r>
      <w:proofErr w:type="spellStart"/>
      <w:r w:rsidR="007D4269">
        <w:t>Prefabs</w:t>
      </w:r>
      <w:proofErr w:type="spellEnd"/>
      <w:r w:rsidR="000C1180">
        <w:t xml:space="preserve"> ist.</w:t>
      </w:r>
    </w:p>
    <w:p w14:paraId="06F17C2C" w14:textId="7A93E5F5" w:rsidR="00815E6C" w:rsidRDefault="00815E6C" w:rsidP="00406CE6">
      <w:pPr>
        <w:pStyle w:val="Heading2"/>
      </w:pPr>
      <w:bookmarkStart w:id="319" w:name="_Toc82686283"/>
      <w:bookmarkStart w:id="320" w:name="_Toc82687028"/>
      <w:r>
        <w:lastRenderedPageBreak/>
        <w:t>Evaluation</w:t>
      </w:r>
      <w:r w:rsidR="00B920BF">
        <w:t xml:space="preserve"> und Auswertung der </w:t>
      </w:r>
      <w:r w:rsidR="00C91FB5">
        <w:t>Ergebnisse</w:t>
      </w:r>
      <w:bookmarkEnd w:id="319"/>
      <w:bookmarkEnd w:id="320"/>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Heading3"/>
      </w:pPr>
      <w:bookmarkStart w:id="321" w:name="_Toc82686284"/>
      <w:bookmarkStart w:id="322" w:name="_Toc82687029"/>
      <w:commentRangeStart w:id="323"/>
      <w:r>
        <w:t>Beschreibung des Forschungsgegenstandes</w:t>
      </w:r>
      <w:bookmarkEnd w:id="321"/>
      <w:bookmarkEnd w:id="322"/>
      <w:commentRangeEnd w:id="323"/>
      <w:r w:rsidR="00E877B4">
        <w:rPr>
          <w:rStyle w:val="CommentReference"/>
          <w:rFonts w:cs="Times New Roman"/>
          <w:b w:val="0"/>
          <w:bCs w:val="0"/>
        </w:rPr>
        <w:commentReference w:id="323"/>
      </w:r>
    </w:p>
    <w:p w14:paraId="44AD772D" w14:textId="77777777" w:rsidR="005813F2" w:rsidRPr="00A14DDD" w:rsidRDefault="005813F2" w:rsidP="005813F2">
      <w:r>
        <w:t>Bei der Art der Forschungsmethode handelt es sich hier um eine quantitative Forschung. Diese wird mit einer Stichprobe mit Hilfe eines Experiments, einer standardisierten Befragung und einer statistischen Analyse realisiert.</w:t>
      </w:r>
    </w:p>
    <w:p w14:paraId="4DC1E565" w14:textId="77777777" w:rsidR="005813F2" w:rsidRDefault="005813F2" w:rsidP="005813F2"/>
    <w:p w14:paraId="228A41B0" w14:textId="77777777" w:rsidR="005813F2" w:rsidRDefault="005813F2" w:rsidP="005813F2">
      <w:pPr>
        <w:jc w:val="center"/>
      </w:pPr>
    </w:p>
    <w:p w14:paraId="2D06C94A" w14:textId="77777777" w:rsidR="005813F2" w:rsidRPr="00464A17" w:rsidRDefault="005813F2" w:rsidP="005813F2">
      <w:pPr>
        <w:jc w:val="center"/>
      </w:pPr>
      <w:r>
        <w:rPr>
          <w:noProof/>
        </w:rPr>
        <w:drawing>
          <wp:inline distT="0" distB="0" distL="0" distR="0" wp14:anchorId="4217E614" wp14:editId="29E275F1">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7864F93E" w14:textId="5C444FA9" w:rsidR="005813F2" w:rsidRDefault="005813F2" w:rsidP="00406CE6">
      <w:pPr>
        <w:pStyle w:val="Heading4"/>
      </w:pPr>
      <w:bookmarkStart w:id="324" w:name="_Toc82686285"/>
      <w:bookmarkStart w:id="325" w:name="_Toc82687030"/>
      <w:r>
        <w:t>Unabhängige Variablen</w:t>
      </w:r>
      <w:bookmarkEnd w:id="324"/>
      <w:bookmarkEnd w:id="325"/>
    </w:p>
    <w:p w14:paraId="54BAA5CD" w14:textId="77777777" w:rsidR="005813F2" w:rsidRDefault="005813F2" w:rsidP="005813F2">
      <w:pPr>
        <w:jc w:val="left"/>
      </w:pPr>
      <w:r>
        <w:t xml:space="preserve">Die erste unabhängige Variable </w:t>
      </w:r>
      <w:r w:rsidRPr="00730844">
        <w:rPr>
          <w:rStyle w:val="Emphasis"/>
        </w:rPr>
        <w:t>A</w:t>
      </w:r>
      <w:r>
        <w:t xml:space="preserve"> ist der </w:t>
      </w:r>
      <w:r w:rsidRPr="00830C81">
        <w:rPr>
          <w:rStyle w:val="Emphasis"/>
        </w:rPr>
        <w:t>Malus</w:t>
      </w:r>
      <w:r>
        <w:t xml:space="preserve"> mit den Ausprägungen </w:t>
      </w:r>
      <w:r w:rsidRPr="00830C81">
        <w:rPr>
          <w:rStyle w:val="Emphasis"/>
        </w:rPr>
        <w:t>Malus an</w:t>
      </w:r>
      <w:r>
        <w:t xml:space="preserve"> und </w:t>
      </w:r>
      <w:r w:rsidRPr="00830C81">
        <w:rPr>
          <w:rStyle w:val="Emphasis"/>
        </w:rPr>
        <w:t xml:space="preserve">Malus </w:t>
      </w:r>
      <w:r w:rsidRPr="00316A7F">
        <w:t xml:space="preserve">aus als </w:t>
      </w:r>
      <w:proofErr w:type="spellStart"/>
      <w:r>
        <w:t>Within-Subjects-Factor</w:t>
      </w:r>
      <w:proofErr w:type="spellEnd"/>
      <w:r>
        <w:rPr>
          <w:rStyle w:val="Emphasis"/>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t>
      </w:r>
      <w:proofErr w:type="spellStart"/>
      <w:r>
        <w:t>Within-Subjects</w:t>
      </w:r>
      <w:proofErr w:type="spellEnd"/>
      <w:r>
        <w:t xml:space="preserve"> </w:t>
      </w:r>
      <w:proofErr w:type="spellStart"/>
      <w:r>
        <w:t>Factor</w:t>
      </w:r>
      <w:proofErr w:type="spellEnd"/>
      <w:r>
        <w:t xml:space="preserve"> Variable </w:t>
      </w:r>
      <w:r w:rsidRPr="00730844">
        <w:rPr>
          <w:rStyle w:val="Emphasis"/>
        </w:rPr>
        <w:t>B</w:t>
      </w:r>
      <w:r>
        <w:t xml:space="preserve"> ist der taktile Untergrund vorhanden oder nicht vorhanden. </w:t>
      </w:r>
    </w:p>
    <w:p w14:paraId="5E9F299D" w14:textId="24C1047A" w:rsidR="005813F2" w:rsidRDefault="005813F2" w:rsidP="00406CE6">
      <w:pPr>
        <w:pStyle w:val="Heading4"/>
      </w:pPr>
      <w:bookmarkStart w:id="326" w:name="_Toc82686286"/>
      <w:bookmarkStart w:id="327" w:name="_Toc82687031"/>
      <w:r>
        <w:t>Abhängige Variablen</w:t>
      </w:r>
      <w:bookmarkEnd w:id="326"/>
      <w:bookmarkEnd w:id="327"/>
    </w:p>
    <w:p w14:paraId="1B0C4DF8" w14:textId="77777777" w:rsidR="005813F2" w:rsidRPr="00753DB8" w:rsidRDefault="005813F2" w:rsidP="005813F2">
      <w:r>
        <w:t xml:space="preserve">Die abhängigen Variablen des Experiments ist zum einen die Anzahl der ausgelösten </w:t>
      </w:r>
      <w:proofErr w:type="spellStart"/>
      <w:r>
        <w:t>Maluse</w:t>
      </w:r>
      <w:proofErr w:type="spellEnd"/>
      <w:r>
        <w:t>. Die zweite Abhängige Variable ist die Dauer des jeweiligen ausgelösten Malus.</w:t>
      </w:r>
    </w:p>
    <w:p w14:paraId="3F128005" w14:textId="01A97206" w:rsidR="005813F2" w:rsidRDefault="005813F2" w:rsidP="00406CE6">
      <w:pPr>
        <w:pStyle w:val="Heading3"/>
      </w:pPr>
      <w:bookmarkStart w:id="328" w:name="_Toc82686287"/>
      <w:bookmarkStart w:id="329" w:name="_Toc82687032"/>
      <w:r>
        <w:t>Vorgehensweise</w:t>
      </w:r>
      <w:bookmarkEnd w:id="328"/>
      <w:bookmarkEnd w:id="329"/>
    </w:p>
    <w:p w14:paraId="43C60427" w14:textId="4E19B361" w:rsidR="005813F2" w:rsidRDefault="00087BFC" w:rsidP="005813F2">
      <w:r>
        <w:t xml:space="preserve">Eine grafische Übersicht zur </w:t>
      </w:r>
      <w:proofErr w:type="spellStart"/>
      <w:r>
        <w:t>Vorges</w:t>
      </w:r>
      <w:proofErr w:type="spellEnd"/>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29480E6C" w:rsidR="005813F2" w:rsidRDefault="005813F2" w:rsidP="004C65CC">
      <w:r>
        <w:t xml:space="preserve">Der Fragebogen, welcher in Kapitel </w:t>
      </w:r>
      <w:r>
        <w:fldChar w:fldCharType="begin"/>
      </w:r>
      <w:r>
        <w:instrText xml:space="preserve"> REF _Ref79594883 \r \h </w:instrText>
      </w:r>
      <w:r>
        <w:fldChar w:fldCharType="separate"/>
      </w:r>
      <w:r>
        <w:t>3.4.1.2</w:t>
      </w:r>
      <w:r>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Heading3"/>
      </w:pPr>
      <w:bookmarkStart w:id="330" w:name="_Toc82686288"/>
      <w:bookmarkStart w:id="331" w:name="_Toc82687033"/>
      <w:r>
        <w:t>Aufbau der Laborumgebung</w:t>
      </w:r>
      <w:bookmarkEnd w:id="330"/>
      <w:bookmarkEnd w:id="331"/>
    </w:p>
    <w:p w14:paraId="2D879D34" w14:textId="783F0BBC" w:rsidR="00D9646C" w:rsidRPr="00D9646C" w:rsidRDefault="00D9646C" w:rsidP="00D9646C">
      <w:r>
        <w:t xml:space="preserve">Die Durchführung der Studie fand in den Räumlichkeiten des </w:t>
      </w:r>
      <w:proofErr w:type="spellStart"/>
      <w:r>
        <w:t>UniTyLab</w:t>
      </w:r>
      <w:proofErr w:type="spellEnd"/>
      <w:r>
        <w:t xml:space="preserve">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Heading4"/>
      </w:pPr>
      <w:bookmarkStart w:id="332" w:name="_Toc82686289"/>
      <w:bookmarkStart w:id="333" w:name="_Toc82687034"/>
      <w:r>
        <w:t>Aufbau des Weges</w:t>
      </w:r>
      <w:bookmarkEnd w:id="332"/>
      <w:bookmarkEnd w:id="333"/>
    </w:p>
    <w:p w14:paraId="74D9352A" w14:textId="7CCF14D6"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w:t>
      </w:r>
      <w:ins w:id="334" w:author="Philip Schaefer" w:date="2021-12-08T04:49:00Z">
        <w:r w:rsidR="00E877B4">
          <w:t>Da</w:t>
        </w:r>
      </w:ins>
      <w:del w:id="335" w:author="Philip Schaefer" w:date="2021-12-08T04:49:00Z">
        <w:r w:rsidR="002C4C9F" w:rsidDel="00E877B4">
          <w:delText>D</w:delText>
        </w:r>
      </w:del>
      <w:ins w:id="336" w:author="Philip Schaefer" w:date="2021-12-08T04:49:00Z">
        <w:r w:rsidR="00E877B4">
          <w:t>d</w:t>
        </w:r>
      </w:ins>
      <w:r w:rsidR="002C4C9F">
        <w:t xml:space="preserve">urch konnten die Matten bei der Durchführung der Evaluation an </w:t>
      </w:r>
      <w:proofErr w:type="gramStart"/>
      <w:r w:rsidR="002C4C9F">
        <w:t>selber</w:t>
      </w:r>
      <w:proofErr w:type="gramEnd"/>
      <w:r w:rsidR="002C4C9F">
        <w:t xml:space="preserve"> Position und Ausrichtung aufgebaut werden.</w:t>
      </w:r>
    </w:p>
    <w:p w14:paraId="4C7CBA56" w14:textId="28432795" w:rsidR="004F3B74" w:rsidRDefault="004F3B74" w:rsidP="00406CE6">
      <w:pPr>
        <w:pStyle w:val="Heading4"/>
      </w:pPr>
      <w:bookmarkStart w:id="337" w:name="_Toc82686290"/>
      <w:bookmarkStart w:id="338" w:name="_Toc82687035"/>
      <w:r>
        <w:t>Kalibrier</w:t>
      </w:r>
      <w:r w:rsidR="00B25F6D">
        <w:t>ung</w:t>
      </w:r>
      <w:r>
        <w:t xml:space="preserve"> der HTC Vive</w:t>
      </w:r>
      <w:bookmarkEnd w:id="337"/>
      <w:bookmarkEnd w:id="338"/>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Emphasis"/>
        </w:rPr>
        <w:t xml:space="preserve">quick </w:t>
      </w:r>
      <w:proofErr w:type="spellStart"/>
      <w:r w:rsidR="00A179C4" w:rsidRPr="000C3E84">
        <w:rPr>
          <w:rStyle w:val="Emphasis"/>
        </w:rPr>
        <w:t>Calibration</w:t>
      </w:r>
      <w:proofErr w:type="spellEnd"/>
      <w:r w:rsidR="00A179C4">
        <w:t xml:space="preserve"> von </w:t>
      </w:r>
      <w:proofErr w:type="spellStart"/>
      <w:r w:rsidR="00A179C4">
        <w:t>SteamVR</w:t>
      </w:r>
      <w:proofErr w:type="spellEnd"/>
      <w:r w:rsidR="00A179C4">
        <w:t xml:space="preserve"> kalibriert. </w:t>
      </w:r>
      <w:r w:rsidR="00DA5EDC">
        <w:t xml:space="preserve">Um die Position abzusichern, </w:t>
      </w:r>
      <w:r w:rsidR="00960156">
        <w:t>wurde</w:t>
      </w:r>
      <w:r w:rsidR="00DA5EDC">
        <w:t xml:space="preserve"> die Datei </w:t>
      </w:r>
      <w:proofErr w:type="spellStart"/>
      <w:r w:rsidR="00DA5EDC" w:rsidRPr="000C3E84">
        <w:rPr>
          <w:rStyle w:val="Emphasis"/>
        </w:rPr>
        <w:t>chaperone_info</w:t>
      </w:r>
      <w:proofErr w:type="spellEnd"/>
      <w:r w:rsidR="00DA5EDC">
        <w:t xml:space="preserve"> separat </w:t>
      </w:r>
      <w:r w:rsidR="004123FB">
        <w:t>abgespeichert,</w:t>
      </w:r>
      <w:r w:rsidR="00AE05AD">
        <w:t xml:space="preserve"> um diese wieder herstellen zu können</w:t>
      </w:r>
      <w:r w:rsidR="00DA5EDC">
        <w:t>. Diese befindet sich</w:t>
      </w:r>
      <w:r w:rsidR="00CB79FD">
        <w:t xml:space="preserve"> im </w:t>
      </w:r>
      <w:proofErr w:type="spellStart"/>
      <w:r w:rsidR="00CB79FD" w:rsidRPr="000C3E84">
        <w:rPr>
          <w:rStyle w:val="Emphasis"/>
        </w:rPr>
        <w:t>Config</w:t>
      </w:r>
      <w:proofErr w:type="spellEnd"/>
      <w:r w:rsidR="00CB79FD">
        <w:t xml:space="preserve"> Ordner </w:t>
      </w:r>
      <w:r w:rsidR="000F220F">
        <w:t>des</w:t>
      </w:r>
      <w:r w:rsidR="00CB79FD">
        <w:t xml:space="preserve"> </w:t>
      </w:r>
      <w:proofErr w:type="spellStart"/>
      <w:r w:rsidR="00CB79FD">
        <w:t>SteamVR</w:t>
      </w:r>
      <w:proofErr w:type="spellEnd"/>
      <w:r w:rsidR="00CB79FD">
        <w:t xml:space="preserve">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Emphasis"/>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Heading3"/>
      </w:pPr>
      <w:bookmarkStart w:id="339" w:name="_Toc82686291"/>
      <w:bookmarkStart w:id="340" w:name="_Toc82687036"/>
      <w:r>
        <w:lastRenderedPageBreak/>
        <w:t>Stichprobe</w:t>
      </w:r>
      <w:bookmarkEnd w:id="339"/>
      <w:bookmarkEnd w:id="340"/>
    </w:p>
    <w:p w14:paraId="72602B34" w14:textId="462B5B6F"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FA0526">
        <w:t>3.4.1</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xml:space="preserve">, welche diese </w:t>
      </w:r>
      <w:del w:id="341" w:author="Philip Schaefer" w:date="2021-12-08T04:49:00Z">
        <w:r w:rsidR="000F69FF" w:rsidDel="00E877B4">
          <w:delText xml:space="preserve">in </w:delText>
        </w:r>
      </w:del>
      <w:ins w:id="342" w:author="Philip Schaefer" w:date="2021-12-08T04:49:00Z">
        <w:r w:rsidR="00E877B4">
          <w:t>auf</w:t>
        </w:r>
        <w:r w:rsidR="00E877B4">
          <w:t xml:space="preserve"> </w:t>
        </w:r>
      </w:ins>
      <w:r w:rsidR="000F69FF">
        <w:t>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w:t>
      </w:r>
      <w:ins w:id="343" w:author="Philip Schaefer" w:date="2021-12-08T04:50:00Z">
        <w:r w:rsidR="00E877B4">
          <w:t>r</w:t>
        </w:r>
      </w:ins>
      <w:r w:rsidR="007437E8">
        <w:t xml:space="preserve"> </w:t>
      </w:r>
      <w:del w:id="344" w:author="Philip Schaefer" w:date="2021-12-08T04:50:00Z">
        <w:r w:rsidR="007437E8" w:rsidDel="00E877B4">
          <w:delText xml:space="preserve">Durchführung </w:delText>
        </w:r>
      </w:del>
      <w:ins w:id="345" w:author="Philip Schaefer" w:date="2021-12-08T04:50:00Z">
        <w:r w:rsidR="00E877B4">
          <w:t>Versuchsdurchlauf</w:t>
        </w:r>
        <w:r w:rsidR="00E877B4">
          <w:t xml:space="preserve"> </w:t>
        </w:r>
      </w:ins>
      <w:r w:rsidR="007437E8">
        <w:t xml:space="preserve">dauerte </w:t>
      </w:r>
      <w:del w:id="346" w:author="Philip Schaefer" w:date="2021-12-08T04:50:00Z">
        <w:r w:rsidR="007437E8" w:rsidDel="00E877B4">
          <w:delText xml:space="preserve">dabei </w:delText>
        </w:r>
      </w:del>
      <w:r w:rsidR="00936769">
        <w:t>durchschnittlich 55 Minuten.</w:t>
      </w:r>
    </w:p>
    <w:p w14:paraId="2C18DA16" w14:textId="0D594EC6" w:rsidR="005813F2" w:rsidRDefault="005813F2" w:rsidP="00406CE6">
      <w:pPr>
        <w:pStyle w:val="Heading3"/>
      </w:pPr>
      <w:bookmarkStart w:id="347" w:name="_Ref80858137"/>
      <w:bookmarkStart w:id="348" w:name="_Toc82686292"/>
      <w:bookmarkStart w:id="349" w:name="_Toc82687037"/>
      <w:r>
        <w:t>Datenerfassung</w:t>
      </w:r>
      <w:bookmarkEnd w:id="347"/>
      <w:bookmarkEnd w:id="348"/>
      <w:bookmarkEnd w:id="349"/>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Heading4"/>
      </w:pPr>
      <w:bookmarkStart w:id="350" w:name="_Toc82686293"/>
      <w:bookmarkStart w:id="351" w:name="_Toc82687038"/>
      <w:r>
        <w:t>Quantitative Daten</w:t>
      </w:r>
      <w:bookmarkEnd w:id="350"/>
      <w:bookmarkEnd w:id="351"/>
    </w:p>
    <w:p w14:paraId="5FD55928" w14:textId="77777777" w:rsidR="005813F2" w:rsidRDefault="005813F2" w:rsidP="005813F2">
      <w:r>
        <w:t xml:space="preserve">Wie in Kapitel </w:t>
      </w:r>
      <w:r>
        <w:fldChar w:fldCharType="begin"/>
      </w:r>
      <w:r>
        <w:instrText xml:space="preserve"> REF _Ref73384058 \r \h </w:instrText>
      </w:r>
      <w:r>
        <w:fldChar w:fldCharType="separate"/>
      </w:r>
      <w:r>
        <w:t>3.3.7</w:t>
      </w:r>
      <w:r>
        <w:fldChar w:fldCharType="end"/>
      </w:r>
      <w:r>
        <w:t xml:space="preserve"> erläutert sind die Daten, die während der Laufzeit der Szenarien gespeichert werden:</w:t>
      </w:r>
    </w:p>
    <w:p w14:paraId="16CA474C" w14:textId="77777777" w:rsidR="005813F2" w:rsidRDefault="005813F2" w:rsidP="005813F2">
      <w:pPr>
        <w:pStyle w:val="ListParagraph"/>
        <w:numPr>
          <w:ilvl w:val="0"/>
          <w:numId w:val="6"/>
        </w:numPr>
      </w:pPr>
      <w:r>
        <w:t>ID des Probanden</w:t>
      </w:r>
    </w:p>
    <w:p w14:paraId="691DFA6F" w14:textId="77777777" w:rsidR="005813F2" w:rsidRDefault="005813F2" w:rsidP="005813F2">
      <w:pPr>
        <w:pStyle w:val="ListParagraph"/>
        <w:numPr>
          <w:ilvl w:val="0"/>
          <w:numId w:val="6"/>
        </w:numPr>
      </w:pPr>
      <w:r>
        <w:t>welches Szenario aktiv war</w:t>
      </w:r>
    </w:p>
    <w:p w14:paraId="3E1D6DA2" w14:textId="77777777" w:rsidR="005813F2" w:rsidRDefault="005813F2" w:rsidP="005813F2">
      <w:pPr>
        <w:pStyle w:val="ListParagraph"/>
        <w:numPr>
          <w:ilvl w:val="0"/>
          <w:numId w:val="6"/>
        </w:numPr>
      </w:pPr>
      <w:r>
        <w:t>gesamte Zeit, die der Proband braucht, um den kompletten Weg bis zum Ziel zu laufen</w:t>
      </w:r>
    </w:p>
    <w:p w14:paraId="0A03BC9E" w14:textId="77777777" w:rsidR="005813F2" w:rsidRDefault="005813F2" w:rsidP="005813F2">
      <w:pPr>
        <w:pStyle w:val="ListParagraph"/>
        <w:numPr>
          <w:ilvl w:val="0"/>
          <w:numId w:val="6"/>
        </w:numPr>
      </w:pPr>
      <w:r>
        <w:t>die gesamte Zeit, in der der Benutzer sich nicht auf den Weg befand</w:t>
      </w:r>
    </w:p>
    <w:p w14:paraId="4C67A7EE" w14:textId="77777777" w:rsidR="005813F2" w:rsidRDefault="005813F2" w:rsidP="005813F2">
      <w:pPr>
        <w:pStyle w:val="ListParagraph"/>
        <w:numPr>
          <w:ilvl w:val="0"/>
          <w:numId w:val="6"/>
        </w:numPr>
      </w:pPr>
      <w:r>
        <w:t>ob und durch welche Hindernisse der Benutzer gelaufen ist</w:t>
      </w:r>
    </w:p>
    <w:p w14:paraId="3FA22795" w14:textId="77777777" w:rsidR="005813F2" w:rsidRDefault="005813F2" w:rsidP="005813F2">
      <w:pPr>
        <w:pStyle w:val="ListParagraph"/>
        <w:numPr>
          <w:ilvl w:val="0"/>
          <w:numId w:val="6"/>
        </w:numPr>
      </w:pPr>
      <w:r>
        <w:t>die Anzahl der Malus, die aktiviert wurde</w:t>
      </w:r>
    </w:p>
    <w:p w14:paraId="4AD55BF7" w14:textId="77777777" w:rsidR="005813F2" w:rsidRDefault="005813F2" w:rsidP="005813F2">
      <w:pPr>
        <w:pStyle w:val="ListParagraph"/>
        <w:numPr>
          <w:ilvl w:val="0"/>
          <w:numId w:val="6"/>
        </w:numPr>
      </w:pPr>
      <w:r>
        <w:t>die Dauer pro Malus bzw. wie lange der Proband gebraucht hat, um wieder auf den richtigen Weg zurückzukommen</w:t>
      </w:r>
    </w:p>
    <w:p w14:paraId="7635EE97" w14:textId="77777777" w:rsidR="005813F2" w:rsidRDefault="005813F2" w:rsidP="005813F2">
      <w:r>
        <w:t xml:space="preserve">Dazu wurde, wie in Kapitel </w:t>
      </w:r>
      <w:r>
        <w:fldChar w:fldCharType="begin"/>
      </w:r>
      <w:r>
        <w:instrText xml:space="preserve"> REF _Ref77780027 \r \h </w:instrText>
      </w:r>
      <w:r>
        <w:fldChar w:fldCharType="separate"/>
      </w:r>
      <w:r>
        <w:t>3.3.7</w:t>
      </w:r>
      <w:r>
        <w:fldChar w:fldCharType="end"/>
      </w:r>
      <w:r>
        <w:t xml:space="preserve"> beschrieben, das Skript </w:t>
      </w:r>
      <w:proofErr w:type="spellStart"/>
      <w:r w:rsidRPr="004C05F5">
        <w:rPr>
          <w:rStyle w:val="Emphasis"/>
        </w:rPr>
        <w:t>DataRecorder</w:t>
      </w:r>
      <w:proofErr w:type="spellEnd"/>
      <w:r>
        <w:t xml:space="preserve"> erstellt, um die erforderlichen Daten, wie zuvor erläutert, aufzuzeichnen und zu speichern. Die Methoden werden durch das </w:t>
      </w:r>
      <w:r w:rsidRPr="00DD23C1">
        <w:rPr>
          <w:rStyle w:val="Emphasis"/>
        </w:rPr>
        <w:t>Player</w:t>
      </w:r>
      <w:r>
        <w:t xml:space="preserve"> Skript aufgerufen.</w:t>
      </w:r>
    </w:p>
    <w:p w14:paraId="0E0F0B39" w14:textId="77777777" w:rsidR="005813F2" w:rsidRDefault="005813F2" w:rsidP="005813F2">
      <w:r>
        <w:t xml:space="preserve">Das Skript </w:t>
      </w:r>
      <w:proofErr w:type="spellStart"/>
      <w:r w:rsidRPr="00D50F87">
        <w:rPr>
          <w:rStyle w:val="Emphasis"/>
        </w:rPr>
        <w:t>CSVManager</w:t>
      </w:r>
      <w:proofErr w:type="spellEnd"/>
      <w:r w:rsidRPr="00D50F87">
        <w:t xml:space="preserve"> </w:t>
      </w:r>
      <w:r>
        <w:t xml:space="preserve">wurde für den Export der aufgezeichneten Daten in eine CSV Datei erstellt. Dies ist für das Auslesen und weitere Auswertung der Daten entscheidend. Die Datei </w:t>
      </w:r>
      <w:r w:rsidRPr="0055671D">
        <w:rPr>
          <w:rStyle w:val="Emphasis"/>
        </w:rPr>
        <w:t>Report.csv</w:t>
      </w:r>
      <w:r>
        <w:t xml:space="preserve"> wird lokal im Assets Ordner </w:t>
      </w:r>
      <w:r w:rsidRPr="004B4666">
        <w:rPr>
          <w:rStyle w:val="Emphasis"/>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Paragraph"/>
        <w:numPr>
          <w:ilvl w:val="0"/>
          <w:numId w:val="9"/>
        </w:numPr>
      </w:pPr>
      <w:r>
        <w:t>Datum und Uhrzeit</w:t>
      </w:r>
    </w:p>
    <w:p w14:paraId="73723FCB" w14:textId="77777777" w:rsidR="005813F2" w:rsidRDefault="005813F2" w:rsidP="005813F2">
      <w:pPr>
        <w:pStyle w:val="ListParagraph"/>
        <w:numPr>
          <w:ilvl w:val="0"/>
          <w:numId w:val="9"/>
        </w:numPr>
      </w:pPr>
      <w:r>
        <w:t>ID</w:t>
      </w:r>
    </w:p>
    <w:p w14:paraId="010650C0" w14:textId="77777777" w:rsidR="005813F2" w:rsidRDefault="005813F2" w:rsidP="005813F2">
      <w:pPr>
        <w:pStyle w:val="ListParagraph"/>
        <w:numPr>
          <w:ilvl w:val="0"/>
          <w:numId w:val="9"/>
        </w:numPr>
      </w:pPr>
      <w:r>
        <w:t>Szenario</w:t>
      </w:r>
    </w:p>
    <w:p w14:paraId="6A548EEB" w14:textId="1BB55CA7" w:rsidR="005813F2" w:rsidRDefault="005813F2" w:rsidP="005813F2">
      <w:pPr>
        <w:pStyle w:val="ListParagraph"/>
        <w:numPr>
          <w:ilvl w:val="0"/>
          <w:numId w:val="9"/>
        </w:numPr>
      </w:pPr>
      <w:r>
        <w:t>Gebrauchte Zeit</w:t>
      </w:r>
      <w:ins w:id="352" w:author="Philip Schaefer" w:date="2021-12-08T04:52:00Z">
        <w:r w:rsidR="00F65C3C">
          <w:t xml:space="preserve"> in Sekunden</w:t>
        </w:r>
      </w:ins>
    </w:p>
    <w:p w14:paraId="48FBBDEA" w14:textId="5CFE0931" w:rsidR="005813F2" w:rsidRDefault="005813F2" w:rsidP="005813F2">
      <w:pPr>
        <w:pStyle w:val="ListParagraph"/>
        <w:numPr>
          <w:ilvl w:val="0"/>
          <w:numId w:val="9"/>
        </w:numPr>
      </w:pPr>
      <w:r>
        <w:lastRenderedPageBreak/>
        <w:t>Zeit abseits des Weges</w:t>
      </w:r>
      <w:ins w:id="353" w:author="Philip Schaefer" w:date="2021-12-08T04:52:00Z">
        <w:r w:rsidR="00F65C3C">
          <w:t xml:space="preserve"> in Sekunden</w:t>
        </w:r>
      </w:ins>
    </w:p>
    <w:p w14:paraId="7CB19890" w14:textId="77777777" w:rsidR="005813F2" w:rsidRDefault="005813F2" w:rsidP="005813F2">
      <w:pPr>
        <w:pStyle w:val="ListParagraph"/>
        <w:numPr>
          <w:ilvl w:val="0"/>
          <w:numId w:val="9"/>
        </w:numPr>
      </w:pPr>
      <w:r>
        <w:t>Box</w:t>
      </w:r>
    </w:p>
    <w:p w14:paraId="4436D55B" w14:textId="77777777" w:rsidR="005813F2" w:rsidRDefault="005813F2" w:rsidP="005813F2">
      <w:pPr>
        <w:pStyle w:val="ListParagraph"/>
        <w:numPr>
          <w:ilvl w:val="0"/>
          <w:numId w:val="9"/>
        </w:numPr>
      </w:pPr>
      <w:r>
        <w:t>Karton</w:t>
      </w:r>
    </w:p>
    <w:p w14:paraId="06A3E671" w14:textId="77777777" w:rsidR="005813F2" w:rsidRDefault="005813F2" w:rsidP="005813F2">
      <w:pPr>
        <w:pStyle w:val="ListParagraph"/>
        <w:numPr>
          <w:ilvl w:val="0"/>
          <w:numId w:val="9"/>
        </w:numPr>
      </w:pPr>
      <w:r>
        <w:t>Zaun links</w:t>
      </w:r>
    </w:p>
    <w:p w14:paraId="58CC437B" w14:textId="77777777" w:rsidR="005813F2" w:rsidRDefault="005813F2" w:rsidP="005813F2">
      <w:pPr>
        <w:pStyle w:val="ListParagraph"/>
        <w:numPr>
          <w:ilvl w:val="0"/>
          <w:numId w:val="9"/>
        </w:numPr>
      </w:pPr>
      <w:r>
        <w:t>Zaun rechts</w:t>
      </w:r>
    </w:p>
    <w:p w14:paraId="2F45BBFF" w14:textId="77777777" w:rsidR="005813F2" w:rsidRDefault="005813F2" w:rsidP="005813F2">
      <w:pPr>
        <w:pStyle w:val="ListParagraph"/>
        <w:numPr>
          <w:ilvl w:val="0"/>
          <w:numId w:val="9"/>
        </w:numPr>
      </w:pPr>
      <w:r>
        <w:t>Tisch</w:t>
      </w:r>
    </w:p>
    <w:p w14:paraId="2149F836" w14:textId="77777777" w:rsidR="005813F2" w:rsidRDefault="005813F2" w:rsidP="005813F2">
      <w:pPr>
        <w:pStyle w:val="ListParagraph"/>
        <w:numPr>
          <w:ilvl w:val="0"/>
          <w:numId w:val="9"/>
        </w:numPr>
      </w:pPr>
      <w:r>
        <w:t>Malus aktiviert</w:t>
      </w:r>
    </w:p>
    <w:p w14:paraId="2DC3E98A" w14:textId="77777777"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t xml:space="preserve">Abb. </w:t>
      </w:r>
      <w:r>
        <w:rPr>
          <w:noProof/>
        </w:rPr>
        <w:t>49</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4A4ADA26">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259A51F4" w:rsidR="005813F2" w:rsidRDefault="005813F2" w:rsidP="005813F2">
      <w:pPr>
        <w:pStyle w:val="Caption"/>
      </w:pPr>
      <w:bookmarkStart w:id="354" w:name="_Ref77837849"/>
      <w:bookmarkStart w:id="355" w:name="_Ref65339286"/>
      <w:bookmarkStart w:id="356" w:name="_Toc80081981"/>
      <w:r>
        <w:t xml:space="preserve">Abb. </w:t>
      </w:r>
      <w:fldSimple w:instr=" SEQ Abb. \* ARABIC ">
        <w:r w:rsidR="00B34494">
          <w:rPr>
            <w:noProof/>
          </w:rPr>
          <w:t>46</w:t>
        </w:r>
      </w:fldSimple>
      <w:bookmarkEnd w:id="354"/>
      <w:r>
        <w:t xml:space="preserve">: </w:t>
      </w:r>
      <w:r w:rsidRPr="000577ED">
        <w:t>CSV Datei mit Beispieldaten</w:t>
      </w:r>
      <w:bookmarkEnd w:id="355"/>
      <w:bookmarkEnd w:id="356"/>
    </w:p>
    <w:p w14:paraId="5B254C2D" w14:textId="0090B528" w:rsidR="005813F2" w:rsidRDefault="005813F2" w:rsidP="00406CE6">
      <w:pPr>
        <w:pStyle w:val="Heading4"/>
      </w:pPr>
      <w:bookmarkStart w:id="357" w:name="_Toc82686294"/>
      <w:bookmarkStart w:id="358" w:name="_Toc82687039"/>
      <w:r>
        <w:t>Fragebogen</w:t>
      </w:r>
      <w:bookmarkEnd w:id="357"/>
      <w:bookmarkEnd w:id="358"/>
    </w:p>
    <w:p w14:paraId="40E842DF" w14:textId="77777777" w:rsidR="005813F2" w:rsidRDefault="005813F2" w:rsidP="005813F2">
      <w:r>
        <w:t xml:space="preserve">Für die Erhebung der qualitativen Daten wurde ein Onlinefragebogen erstellt. Für die Umsetzung wurde </w:t>
      </w:r>
      <w:r>
        <w:rPr>
          <w:rStyle w:val="Emphasis"/>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Pr>
              <w:noProof/>
            </w:rPr>
            <w:t xml:space="preserve"> [66]</w:t>
          </w:r>
          <w:r>
            <w:fldChar w:fldCharType="end"/>
          </w:r>
        </w:sdtContent>
      </w:sdt>
      <w:r>
        <w:t>.</w:t>
      </w:r>
    </w:p>
    <w:p w14:paraId="295A4DC3" w14:textId="77777777" w:rsidR="005813F2" w:rsidRDefault="005813F2" w:rsidP="005813F2">
      <w:pPr>
        <w:pStyle w:val="BodyText"/>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t xml:space="preserve">Abb. </w:t>
      </w:r>
      <w:r>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BodyText"/>
        <w:keepNext/>
        <w:jc w:val="center"/>
      </w:pPr>
      <w:r>
        <w:rPr>
          <w:noProof/>
        </w:rPr>
        <w:lastRenderedPageBreak/>
        <w:drawing>
          <wp:inline distT="0" distB="0" distL="0" distR="0" wp14:anchorId="349FBF5E" wp14:editId="6F7D51A3">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B918A96" w:rsidR="005813F2" w:rsidRDefault="005813F2" w:rsidP="005813F2">
      <w:pPr>
        <w:pStyle w:val="Caption"/>
      </w:pPr>
      <w:bookmarkStart w:id="359" w:name="_Ref77837861"/>
      <w:bookmarkStart w:id="360" w:name="_Ref65407210"/>
      <w:bookmarkStart w:id="361" w:name="_Toc80081982"/>
      <w:r>
        <w:t xml:space="preserve">Abb. </w:t>
      </w:r>
      <w:fldSimple w:instr=" SEQ Abb. \* ARABIC ">
        <w:r w:rsidR="00B34494">
          <w:rPr>
            <w:noProof/>
          </w:rPr>
          <w:t>47</w:t>
        </w:r>
      </w:fldSimple>
      <w:bookmarkEnd w:id="359"/>
      <w:r>
        <w:t>: Fragebogen - Persönliche Daten</w:t>
      </w:r>
      <w:bookmarkEnd w:id="360"/>
      <w:bookmarkEnd w:id="361"/>
    </w:p>
    <w:p w14:paraId="3C0B1E36" w14:textId="77777777" w:rsidR="005813F2" w:rsidRPr="00D321B9" w:rsidRDefault="005813F2" w:rsidP="005813F2">
      <w:pPr>
        <w:pStyle w:val="BodyText"/>
      </w:pPr>
      <w:r>
        <w:t xml:space="preserve">In der zweiten Fragengruppe geht es um allgemeine Angaben der Probanden (siehe </w:t>
      </w:r>
      <w:r>
        <w:fldChar w:fldCharType="begin"/>
      </w:r>
      <w:r>
        <w:instrText xml:space="preserve"> REF _Ref77837873 \h </w:instrText>
      </w:r>
      <w:r>
        <w:fldChar w:fldCharType="separate"/>
      </w:r>
      <w:r>
        <w:t xml:space="preserve">Abb. </w:t>
      </w:r>
      <w:r>
        <w:rPr>
          <w:noProof/>
        </w:rPr>
        <w:t>51</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BodyText"/>
        <w:keepNext/>
        <w:jc w:val="center"/>
      </w:pPr>
      <w:r>
        <w:rPr>
          <w:noProof/>
        </w:rPr>
        <w:drawing>
          <wp:inline distT="0" distB="0" distL="0" distR="0" wp14:anchorId="35B1C7E9" wp14:editId="004F0C7E">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426E8754" w:rsidR="005813F2" w:rsidRDefault="005813F2" w:rsidP="005813F2">
      <w:pPr>
        <w:pStyle w:val="Caption"/>
      </w:pPr>
      <w:bookmarkStart w:id="362" w:name="_Ref77837873"/>
      <w:bookmarkStart w:id="363" w:name="_Ref65413088"/>
      <w:bookmarkStart w:id="364" w:name="_Toc80081983"/>
      <w:r>
        <w:t xml:space="preserve">Abb. </w:t>
      </w:r>
      <w:fldSimple w:instr=" SEQ Abb. \* ARABIC ">
        <w:r w:rsidR="00B34494">
          <w:rPr>
            <w:noProof/>
          </w:rPr>
          <w:t>48</w:t>
        </w:r>
      </w:fldSimple>
      <w:bookmarkEnd w:id="362"/>
      <w:r>
        <w:t xml:space="preserve">: </w:t>
      </w:r>
      <w:r w:rsidRPr="004F237B">
        <w:t xml:space="preserve">Fragebogen - </w:t>
      </w:r>
      <w:r w:rsidRPr="00F84619">
        <w:t>Allgemeine</w:t>
      </w:r>
      <w:r w:rsidRPr="004F237B">
        <w:t xml:space="preserve"> Angaben</w:t>
      </w:r>
      <w:bookmarkEnd w:id="363"/>
      <w:bookmarkEnd w:id="364"/>
    </w:p>
    <w:p w14:paraId="1517AA46" w14:textId="77777777" w:rsidR="005813F2" w:rsidRDefault="005813F2" w:rsidP="005813F2">
      <w:pPr>
        <w:pStyle w:val="BodyText"/>
      </w:pPr>
      <w:r>
        <w:t xml:space="preserve">Die nächste Fragengruppe bezieht sich explizit auf die Durchführung der Szenarien (siehe </w:t>
      </w:r>
      <w:r>
        <w:fldChar w:fldCharType="begin"/>
      </w:r>
      <w:r>
        <w:instrText xml:space="preserve"> REF _Ref77837886 \h </w:instrText>
      </w:r>
      <w:r>
        <w:fldChar w:fldCharType="separate"/>
      </w:r>
      <w:r>
        <w:t xml:space="preserve">Abb. </w:t>
      </w:r>
      <w:r>
        <w:rPr>
          <w:noProof/>
        </w:rPr>
        <w:t>52</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BodyText"/>
        <w:keepNext/>
        <w:jc w:val="center"/>
      </w:pPr>
      <w:r>
        <w:rPr>
          <w:noProof/>
        </w:rPr>
        <w:drawing>
          <wp:inline distT="0" distB="0" distL="0" distR="0" wp14:anchorId="739EDEE4" wp14:editId="30D9B59C">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37255D8A" w:rsidR="005813F2" w:rsidRDefault="005813F2" w:rsidP="005813F2">
      <w:pPr>
        <w:pStyle w:val="Caption"/>
      </w:pPr>
      <w:bookmarkStart w:id="365" w:name="_Ref77837886"/>
      <w:bookmarkStart w:id="366" w:name="_Ref65418546"/>
      <w:bookmarkStart w:id="367" w:name="_Toc80081984"/>
      <w:r>
        <w:t xml:space="preserve">Abb. </w:t>
      </w:r>
      <w:fldSimple w:instr=" SEQ Abb. \* ARABIC ">
        <w:r w:rsidR="00B34494">
          <w:rPr>
            <w:noProof/>
          </w:rPr>
          <w:t>49</w:t>
        </w:r>
      </w:fldSimple>
      <w:bookmarkEnd w:id="365"/>
      <w:r>
        <w:t xml:space="preserve">: Fragebogen - Beurteilung </w:t>
      </w:r>
      <w:r w:rsidRPr="00F84619">
        <w:t>Szenario</w:t>
      </w:r>
      <w:bookmarkEnd w:id="366"/>
      <w:bookmarkEnd w:id="367"/>
    </w:p>
    <w:p w14:paraId="353A67BB" w14:textId="77777777" w:rsidR="005813F2" w:rsidRDefault="005813F2" w:rsidP="005813F2">
      <w:pPr>
        <w:pStyle w:val="BodyText"/>
      </w:pPr>
      <w:r>
        <w:t xml:space="preserve">Die letzte Fragegruppe ergibt ein offenes und persönliches Feedback (siehe </w:t>
      </w:r>
      <w:r>
        <w:fldChar w:fldCharType="begin"/>
      </w:r>
      <w:r>
        <w:instrText xml:space="preserve"> REF _Ref77837902 \h </w:instrText>
      </w:r>
      <w:r>
        <w:fldChar w:fldCharType="separate"/>
      </w:r>
      <w:r>
        <w:t xml:space="preserve">Abb. </w:t>
      </w:r>
      <w:r>
        <w:rPr>
          <w:noProof/>
        </w:rPr>
        <w:t>53</w:t>
      </w:r>
      <w:r>
        <w:fldChar w:fldCharType="end"/>
      </w:r>
      <w:r>
        <w:t>). Der Frage Typ hierbei sind offene Fragen mit unbegrenzter Anzahl an Zeichen.</w:t>
      </w:r>
    </w:p>
    <w:p w14:paraId="1CAA307A" w14:textId="77777777" w:rsidR="005813F2" w:rsidRPr="00390B46" w:rsidRDefault="005813F2" w:rsidP="005813F2">
      <w:pPr>
        <w:pStyle w:val="BodyText"/>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BodyText"/>
        <w:keepNext/>
        <w:jc w:val="center"/>
      </w:pPr>
      <w:r>
        <w:rPr>
          <w:noProof/>
        </w:rPr>
        <w:drawing>
          <wp:inline distT="0" distB="0" distL="0" distR="0" wp14:anchorId="2B18EF60" wp14:editId="76A3F736">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6A7857A2" w:rsidR="005813F2" w:rsidRDefault="005813F2" w:rsidP="005813F2">
      <w:pPr>
        <w:pStyle w:val="Caption"/>
      </w:pPr>
      <w:bookmarkStart w:id="368" w:name="_Ref77837902"/>
      <w:bookmarkStart w:id="369" w:name="_Ref65421100"/>
      <w:bookmarkStart w:id="370" w:name="_Toc80081985"/>
      <w:r>
        <w:t xml:space="preserve">Abb. </w:t>
      </w:r>
      <w:fldSimple w:instr=" SEQ Abb. \* ARABIC ">
        <w:r w:rsidR="00B34494">
          <w:rPr>
            <w:noProof/>
          </w:rPr>
          <w:t>50</w:t>
        </w:r>
      </w:fldSimple>
      <w:bookmarkEnd w:id="368"/>
      <w:r>
        <w:t xml:space="preserve">: Fragebogen - Persönliches </w:t>
      </w:r>
      <w:r w:rsidRPr="00F84619">
        <w:t>Feedback</w:t>
      </w:r>
      <w:bookmarkEnd w:id="369"/>
      <w:bookmarkEnd w:id="370"/>
    </w:p>
    <w:p w14:paraId="537B6A4C" w14:textId="4918FF8B" w:rsidR="005813F2" w:rsidRDefault="005813F2" w:rsidP="005813F2">
      <w:pPr>
        <w:pStyle w:val="BodyText"/>
      </w:pPr>
      <w:r>
        <w:t xml:space="preserve">Nach der Datenerfassung mit Hilfe des Fragenbogens können die Daten direkt in </w:t>
      </w:r>
      <w:proofErr w:type="spellStart"/>
      <w:r>
        <w:t>EvaSys</w:t>
      </w:r>
      <w:proofErr w:type="spellEnd"/>
      <w:r>
        <w:t xml:space="preserve"> dargestellt und ausgewertet werden.</w:t>
      </w:r>
    </w:p>
    <w:p w14:paraId="6DDAEE12" w14:textId="19D157F3" w:rsidR="00877770" w:rsidRDefault="00877770" w:rsidP="00406CE6">
      <w:pPr>
        <w:pStyle w:val="Heading3"/>
      </w:pPr>
      <w:bookmarkStart w:id="371" w:name="_Toc82686295"/>
      <w:bookmarkStart w:id="372" w:name="_Toc82687040"/>
      <w:r>
        <w:lastRenderedPageBreak/>
        <w:t xml:space="preserve">Auswertung der </w:t>
      </w:r>
      <w:r w:rsidR="000C5553">
        <w:t>statistischen</w:t>
      </w:r>
      <w:r>
        <w:t xml:space="preserve"> Daten</w:t>
      </w:r>
      <w:bookmarkEnd w:id="371"/>
      <w:bookmarkEnd w:id="372"/>
    </w:p>
    <w:p w14:paraId="0F27C1AC" w14:textId="579031E2" w:rsidR="00CF3783" w:rsidRPr="003E212C" w:rsidRDefault="00CF3783" w:rsidP="001745F3">
      <w:p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w:t>
      </w:r>
      <w:proofErr w:type="spellStart"/>
      <w:r w:rsidRPr="00CF3783">
        <w:rPr>
          <w:rFonts w:ascii="Calibri" w:hAnsi="Calibri" w:cs="Calibri"/>
          <w:color w:val="000000"/>
          <w:sz w:val="21"/>
          <w:szCs w:val="21"/>
        </w:rPr>
        <w:t>Medians</w:t>
      </w:r>
      <w:proofErr w:type="spellEnd"/>
      <w:r w:rsidRPr="00CF3783">
        <w:rPr>
          <w:rFonts w:ascii="Calibri" w:hAnsi="Calibri" w:cs="Calibri"/>
          <w:color w:val="000000"/>
          <w:sz w:val="21"/>
          <w:szCs w:val="21"/>
        </w:rPr>
        <w:t xml:space="preserve"> durchgeführt. Zudem werden die Ergebnisse durch statistische Diagramme verglichen. Folglich werden die </w:t>
      </w:r>
      <w:r w:rsidR="00D37EEB">
        <w:rPr>
          <w:rFonts w:ascii="Calibri" w:hAnsi="Calibri" w:cs="Calibri"/>
          <w:color w:val="000000"/>
          <w:sz w:val="21"/>
          <w:szCs w:val="21"/>
        </w:rPr>
        <w:t>Aussagen 1 bis 5</w:t>
      </w:r>
      <w:r w:rsidRPr="00CF3783">
        <w:rPr>
          <w:rFonts w:ascii="Calibri" w:hAnsi="Calibri" w:cs="Calibri"/>
          <w:color w:val="000000"/>
          <w:sz w:val="21"/>
          <w:szCs w:val="21"/>
        </w:rPr>
        <w:t xml:space="preserve"> ausgewertet. Zur visuellen Darstellung werden </w:t>
      </w:r>
      <w:r w:rsidR="00C00859">
        <w:rPr>
          <w:rFonts w:ascii="Calibri" w:hAnsi="Calibri" w:cs="Calibri"/>
          <w:color w:val="000000"/>
          <w:sz w:val="21"/>
          <w:szCs w:val="21"/>
        </w:rPr>
        <w:t>Balkendiagramme zur Darstellung der Häufigkeiten verwendet.</w:t>
      </w:r>
      <w:r w:rsidR="00E50098">
        <w:rPr>
          <w:rFonts w:ascii="Calibri" w:hAnsi="Calibri" w:cs="Calibri"/>
          <w:color w:val="000000"/>
          <w:sz w:val="21"/>
          <w:szCs w:val="21"/>
        </w:rPr>
        <w:t xml:space="preserve"> Ebenso</w:t>
      </w:r>
      <w:r w:rsidR="00C00859">
        <w:rPr>
          <w:rFonts w:ascii="Calibri" w:hAnsi="Calibri" w:cs="Calibri"/>
          <w:color w:val="000000"/>
          <w:sz w:val="21"/>
          <w:szCs w:val="21"/>
        </w:rPr>
        <w:t xml:space="preserve"> </w:t>
      </w:r>
      <w:r w:rsidR="00E50098">
        <w:rPr>
          <w:rFonts w:ascii="Calibri" w:hAnsi="Calibri" w:cs="Calibri"/>
          <w:color w:val="000000"/>
          <w:sz w:val="21"/>
          <w:szCs w:val="21"/>
        </w:rPr>
        <w:t>werden</w:t>
      </w:r>
      <w:r w:rsidR="00C00859">
        <w:rPr>
          <w:rFonts w:ascii="Calibri" w:hAnsi="Calibri" w:cs="Calibri"/>
          <w:color w:val="000000"/>
          <w:sz w:val="21"/>
          <w:szCs w:val="21"/>
        </w:rPr>
        <w:t xml:space="preserve"> Boxplot Diagramme </w:t>
      </w:r>
      <w:r w:rsidRPr="00CF3783">
        <w:rPr>
          <w:rFonts w:ascii="Calibri" w:hAnsi="Calibri" w:cs="Calibri"/>
          <w:color w:val="000000"/>
          <w:sz w:val="21"/>
          <w:szCs w:val="21"/>
        </w:rPr>
        <w:t>verwendet</w:t>
      </w:r>
      <w:r w:rsidR="002D198D">
        <w:rPr>
          <w:rFonts w:ascii="Calibri" w:hAnsi="Calibri" w:cs="Calibri"/>
          <w:color w:val="000000"/>
          <w:sz w:val="21"/>
          <w:szCs w:val="21"/>
        </w:rPr>
        <w:t xml:space="preserve"> um den Mittelwert, Median und eventuelle Ausreißer darzustellen.</w:t>
      </w:r>
      <w:r w:rsidR="0095787E">
        <w:rPr>
          <w:rFonts w:ascii="Calibri" w:hAnsi="Calibri" w:cs="Calibri"/>
          <w:color w:val="000000"/>
          <w:sz w:val="21"/>
          <w:szCs w:val="21"/>
        </w:rPr>
        <w:t xml:space="preserve"> Die blaue</w:t>
      </w:r>
      <w:r w:rsidR="0095787E" w:rsidRPr="00CF3783">
        <w:rPr>
          <w:rFonts w:ascii="Calibri" w:hAnsi="Calibri" w:cs="Calibri"/>
          <w:color w:val="000000"/>
          <w:sz w:val="21"/>
          <w:szCs w:val="21"/>
        </w:rPr>
        <w:t xml:space="preserve"> „Box“</w:t>
      </w:r>
      <w:r w:rsidR="00E53D87">
        <w:rPr>
          <w:rFonts w:ascii="Calibri" w:hAnsi="Calibri" w:cs="Calibri"/>
          <w:color w:val="000000"/>
          <w:sz w:val="21"/>
          <w:szCs w:val="21"/>
        </w:rPr>
        <w:t xml:space="preserve"> visualisiert</w:t>
      </w:r>
      <w:r w:rsidR="0095787E" w:rsidRPr="00CF3783">
        <w:rPr>
          <w:rFonts w:ascii="Calibri" w:hAnsi="Calibri" w:cs="Calibri"/>
          <w:color w:val="000000"/>
          <w:sz w:val="21"/>
          <w:szCs w:val="21"/>
        </w:rPr>
        <w:t xml:space="preserve">, in welchem Bereich sich die meisten Daten (50%) befinden. Die Antennen nach oben und unten geben jeweils den Minimal- und Maximalwert an. </w:t>
      </w:r>
    </w:p>
    <w:p w14:paraId="0996F630" w14:textId="0BC4E8B3" w:rsidR="00762F48" w:rsidRDefault="00762F48" w:rsidP="00FC69F0">
      <w:pPr>
        <w:pStyle w:val="Heading4"/>
      </w:pPr>
      <w:r>
        <w:t xml:space="preserve">Aussage 1: </w:t>
      </w:r>
      <w:r w:rsidRPr="00762F48">
        <w:t>Das Laufen in der VR hat sich für Sie sehr natürlich angefühlt.</w:t>
      </w:r>
    </w:p>
    <w:p w14:paraId="1C1FE25D" w14:textId="6FAB70C8" w:rsidR="00DB2F53" w:rsidRPr="00DB2F53" w:rsidRDefault="00DB2F53" w:rsidP="00DB2F53">
      <w:r>
        <w:t>Im Folgenden werden die Häufigkeiten und Verteilungen der Aussage 1 in den jeweiligen Durchläufen visualisiert, interpretiert und verglichen.</w:t>
      </w:r>
    </w:p>
    <w:p w14:paraId="3D6A598F" w14:textId="1BDB07E1" w:rsidR="00291F4C" w:rsidRDefault="00291F4C" w:rsidP="00291F4C">
      <w:pPr>
        <w:pStyle w:val="Heading5"/>
      </w:pPr>
      <w:r>
        <w:t>Baseline 1</w:t>
      </w:r>
    </w:p>
    <w:p w14:paraId="667F4248" w14:textId="040559B1" w:rsidR="00C931C2" w:rsidRDefault="003D2DDC" w:rsidP="003D2DDC">
      <w:r>
        <w:rPr>
          <w:noProof/>
        </w:rPr>
        <mc:AlternateContent>
          <mc:Choice Requires="wps">
            <w:drawing>
              <wp:anchor distT="0" distB="0" distL="114300" distR="114300" simplePos="0" relativeHeight="251702272" behindDoc="0" locked="0" layoutInCell="1" allowOverlap="1" wp14:anchorId="2B0A5B69" wp14:editId="6B9B3D5E">
                <wp:simplePos x="0" y="0"/>
                <wp:positionH relativeFrom="column">
                  <wp:posOffset>1270</wp:posOffset>
                </wp:positionH>
                <wp:positionV relativeFrom="paragraph">
                  <wp:posOffset>2769235</wp:posOffset>
                </wp:positionV>
                <wp:extent cx="5939790" cy="635"/>
                <wp:effectExtent l="0" t="0" r="3810" b="6350"/>
                <wp:wrapTopAndBottom/>
                <wp:docPr id="102" name="Textfeld 10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7BECF61" w14:textId="7E089836" w:rsidR="003D2DDC" w:rsidRPr="00AC4896" w:rsidRDefault="003D2DDC" w:rsidP="003D2DDC">
                            <w:pPr>
                              <w:pStyle w:val="Caption"/>
                              <w:rPr>
                                <w:noProof/>
                                <w:szCs w:val="24"/>
                              </w:rPr>
                            </w:pPr>
                            <w:r>
                              <w:t xml:space="preserve">Abb. </w:t>
                            </w:r>
                            <w:r w:rsidR="006F6ED2">
                              <w:fldChar w:fldCharType="begin"/>
                            </w:r>
                            <w:r w:rsidR="006F6ED2">
                              <w:instrText xml:space="preserve"> SEQ Abb. \* ARABIC </w:instrText>
                            </w:r>
                            <w:r w:rsidR="006F6ED2">
                              <w:fldChar w:fldCharType="separate"/>
                            </w:r>
                            <w:r w:rsidR="00B34494">
                              <w:rPr>
                                <w:noProof/>
                              </w:rPr>
                              <w:t>51</w:t>
                            </w:r>
                            <w:r w:rsidR="006F6ED2">
                              <w:rPr>
                                <w:noProof/>
                              </w:rPr>
                              <w:fldChar w:fldCharType="end"/>
                            </w:r>
                            <w:r>
                              <w:t>: Häufigkeiten und Verteilung der Aussage 1 in Baseline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0A5B69" id="_x0000_t202" coordsize="21600,21600" o:spt="202" path="m,l,21600r21600,l21600,xe">
                <v:stroke joinstyle="miter"/>
                <v:path gradientshapeok="t" o:connecttype="rect"/>
              </v:shapetype>
              <v:shape id="Textfeld 102" o:spid="_x0000_s1026" type="#_x0000_t202" style="position:absolute;left:0;text-align:left;margin-left:.1pt;margin-top:218.05pt;width:467.7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" stroked="f">
                <v:textbox style="mso-fit-shape-to-text:t" inset="0,0,0,0">
                  <w:txbxContent>
                    <w:p w14:paraId="47BECF61" w14:textId="7E089836" w:rsidR="003D2DDC" w:rsidRPr="00AC4896" w:rsidRDefault="003D2DDC" w:rsidP="003D2DDC">
                      <w:pPr>
                        <w:pStyle w:val="Beschriftung"/>
                        <w:rPr>
                          <w:noProof/>
                          <w:szCs w:val="24"/>
                        </w:rPr>
                      </w:pPr>
                      <w:r>
                        <w:t xml:space="preserve">Abb. </w:t>
                      </w:r>
                      <w:fldSimple w:instr=" SEQ Abb. \* ARABIC ">
                        <w:r w:rsidR="00B34494">
                          <w:rPr>
                            <w:noProof/>
                          </w:rPr>
                          <w:t>51</w:t>
                        </w:r>
                      </w:fldSimple>
                      <w:r>
                        <w:t>: Häufigkeiten und Verteilung der Aussage 1 in Baseline 1</w:t>
                      </w:r>
                    </w:p>
                  </w:txbxContent>
                </v:textbox>
                <w10:wrap type="topAndBottom"/>
              </v:shape>
            </w:pict>
          </mc:Fallback>
        </mc:AlternateContent>
      </w:r>
      <w:r w:rsidR="00064D2C">
        <w:rPr>
          <w:noProof/>
        </w:rPr>
        <mc:AlternateContent>
          <mc:Choice Requires="cx1">
            <w:drawing>
              <wp:anchor distT="0" distB="0" distL="114300" distR="114300" simplePos="0" relativeHeight="251659264" behindDoc="0" locked="0" layoutInCell="1" allowOverlap="1" wp14:anchorId="045B5A42" wp14:editId="2B7AF57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045B5A42" wp14:editId="2B7AF57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0" name="Diagramm 80">
                          <a:extLst>
                            <a:ext uri="{FF2B5EF4-FFF2-40B4-BE49-F238E27FC236}">
                              <a16:creationId xmlns:a16="http://schemas.microsoft.com/office/drawing/2014/main" id="{9B98236F-D6DE-4EE3-83C7-3FFCE908D03E}"/>
                            </a:ext>
                          </a:extLst>
                        </pic:cNvPr>
                        <pic:cNvPicPr>
                          <a:picLocks noGrp="1" noRot="1" noChangeAspect="1" noMove="1" noResize="1" noEditPoints="1" noAdjustHandles="1" noChangeArrowheads="1" noChangeShapeType="1"/>
                        </pic:cNvPicPr>
                      </pic:nvPicPr>
                      <pic:blipFill>
                        <a:blip r:embed="rId72"/>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27CCB">
        <w:rPr>
          <w:noProof/>
        </w:rPr>
        <w:drawing>
          <wp:anchor distT="0" distB="0" distL="114300" distR="114300" simplePos="0" relativeHeight="251658240" behindDoc="0" locked="0" layoutInCell="1" allowOverlap="1" wp14:anchorId="04F06C45" wp14:editId="09DCB0AE">
            <wp:simplePos x="0" y="0"/>
            <wp:positionH relativeFrom="margin">
              <wp:align>left</wp:align>
            </wp:positionH>
            <wp:positionV relativeFrom="paragraph">
              <wp:posOffset>731520</wp:posOffset>
            </wp:positionV>
            <wp:extent cx="3421380" cy="1980000"/>
            <wp:effectExtent l="0" t="0" r="7620" b="1270"/>
            <wp:wrapTopAndBottom/>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margin">
              <wp14:pctWidth>0</wp14:pctWidth>
            </wp14:sizeRelH>
            <wp14:sizeRelV relativeFrom="margin">
              <wp14:pctHeight>0</wp14:pctHeight>
            </wp14:sizeRelV>
          </wp:anchor>
        </w:drawing>
      </w:r>
      <w:r w:rsidR="00363F1D">
        <w:t>Aussage</w:t>
      </w:r>
      <w:r w:rsidR="00C931C2">
        <w:t xml:space="preserve"> 1 in Baseline 1 wurde </w:t>
      </w:r>
      <w:proofErr w:type="spellStart"/>
      <w:r w:rsidR="00C931C2">
        <w:t>ein Mal</w:t>
      </w:r>
      <w:proofErr w:type="spellEnd"/>
      <w:r w:rsidR="00C931C2">
        <w:t xml:space="preserve"> mit der Wertung 2 (trifft eher nicht zu), </w:t>
      </w:r>
      <w:proofErr w:type="spellStart"/>
      <w:r w:rsidR="00C931C2">
        <w:t>ein Mal</w:t>
      </w:r>
      <w:proofErr w:type="spellEnd"/>
      <w:r w:rsidR="00C931C2">
        <w:t xml:space="preserve"> mit der Wertung 3 (unentschieden), zwei Mal mit der Wertung 4 (trifft eher zu) und </w:t>
      </w:r>
      <w:r w:rsidR="005F704A">
        <w:t>zwei</w:t>
      </w:r>
      <w:r w:rsidR="00C931C2">
        <w:t xml:space="preserve"> Mal mit der Wertung 5 (trifft voll zu) bewertet</w:t>
      </w:r>
      <w:r w:rsidR="000A1E2A">
        <w:t xml:space="preserve"> (siehe Grafik)</w:t>
      </w:r>
      <w:r w:rsidR="00C931C2">
        <w:t>.</w:t>
      </w:r>
    </w:p>
    <w:p w14:paraId="2842BD31" w14:textId="30054D8D" w:rsidR="00DB2F53" w:rsidRPr="00C931C2" w:rsidRDefault="00DB2F53" w:rsidP="00DB2F53">
      <w:pPr>
        <w:jc w:val="left"/>
      </w:pPr>
      <w:r>
        <w:t xml:space="preserve">Die Ergebnisse der Aussage 1 in Baseline 1 ergeben einen Mittelwert von 3,83 und einen Median von 4 auf einer Skala mit dem Minimalwert </w:t>
      </w:r>
      <w:r w:rsidR="00B86D02">
        <w:t>1</w:t>
      </w:r>
      <w:r w:rsidR="005A7597">
        <w:t xml:space="preserve"> (trifft </w:t>
      </w:r>
      <w:r w:rsidR="00B86D02">
        <w:t>gar</w:t>
      </w:r>
      <w:r w:rsidR="005A7597">
        <w:t xml:space="preserve"> nicht zu)</w:t>
      </w:r>
      <w:r>
        <w:t xml:space="preserve"> und dem Maximalwert 5</w:t>
      </w:r>
      <w:r w:rsidR="005A7597">
        <w:t xml:space="preserve"> (trifft voll zu)</w:t>
      </w:r>
      <w:r>
        <w:t>.</w:t>
      </w:r>
      <w:r w:rsidR="00111333" w:rsidRPr="00111333">
        <w:rPr>
          <w:sz w:val="21"/>
          <w:szCs w:val="21"/>
        </w:rPr>
        <w:t xml:space="preserve"> </w:t>
      </w:r>
      <w:r w:rsidR="00AA3690">
        <w:rPr>
          <w:sz w:val="21"/>
          <w:szCs w:val="21"/>
        </w:rPr>
        <w:t>Die Mehrheit</w:t>
      </w:r>
      <w:r w:rsidR="00111333">
        <w:rPr>
          <w:sz w:val="21"/>
          <w:szCs w:val="21"/>
        </w:rPr>
        <w:t xml:space="preserve"> der Bewertungen (</w:t>
      </w:r>
      <w:r w:rsidR="00A973F9">
        <w:rPr>
          <w:sz w:val="21"/>
          <w:szCs w:val="21"/>
        </w:rPr>
        <w:t>75</w:t>
      </w:r>
      <w:r w:rsidR="00111333">
        <w:rPr>
          <w:sz w:val="21"/>
          <w:szCs w:val="21"/>
        </w:rPr>
        <w:t>%) befindet sich zwischen den Werten 2,75 und 5.</w:t>
      </w:r>
      <w:r w:rsidR="00441CB4">
        <w:rPr>
          <w:sz w:val="21"/>
          <w:szCs w:val="21"/>
        </w:rPr>
        <w:t xml:space="preserve"> Die Antenne</w:t>
      </w:r>
      <w:r w:rsidR="00A04C0D">
        <w:rPr>
          <w:sz w:val="21"/>
          <w:szCs w:val="21"/>
        </w:rPr>
        <w:t xml:space="preserve"> der Box</w:t>
      </w:r>
      <w:r w:rsidR="00441CB4">
        <w:rPr>
          <w:sz w:val="21"/>
          <w:szCs w:val="21"/>
        </w:rPr>
        <w:t xml:space="preserve"> zeigt einen Minimalwert von </w:t>
      </w:r>
      <w:r w:rsidR="00C22494">
        <w:rPr>
          <w:sz w:val="21"/>
          <w:szCs w:val="21"/>
        </w:rPr>
        <w:t>2</w:t>
      </w:r>
      <w:r w:rsidR="00441CB4">
        <w:rPr>
          <w:sz w:val="21"/>
          <w:szCs w:val="21"/>
        </w:rPr>
        <w:t xml:space="preserve"> an.</w:t>
      </w:r>
      <w:r w:rsidR="00DB030D">
        <w:rPr>
          <w:sz w:val="21"/>
          <w:szCs w:val="21"/>
        </w:rPr>
        <w:t xml:space="preserve"> Ausreißer gibt es nicht.</w:t>
      </w:r>
      <w:r w:rsidR="007456E4">
        <w:rPr>
          <w:sz w:val="21"/>
          <w:szCs w:val="21"/>
        </w:rPr>
        <w:t xml:space="preserve"> </w:t>
      </w:r>
      <w:r w:rsidR="00DB022A">
        <w:rPr>
          <w:sz w:val="21"/>
          <w:szCs w:val="21"/>
        </w:rPr>
        <w:t xml:space="preserve">Der Vergleich des Mittelwerts (3,83) und des </w:t>
      </w:r>
      <w:proofErr w:type="spellStart"/>
      <w:r w:rsidR="00DB022A">
        <w:rPr>
          <w:sz w:val="21"/>
          <w:szCs w:val="21"/>
        </w:rPr>
        <w:t>Medians</w:t>
      </w:r>
      <w:proofErr w:type="spellEnd"/>
      <w:r w:rsidR="00DB022A">
        <w:rPr>
          <w:sz w:val="21"/>
          <w:szCs w:val="21"/>
        </w:rPr>
        <w:t xml:space="preserve"> (4), lässt eine mehrheitliche Zustimmung interpretieren. Für den überwiegende Mehrheit der Probanden (4/6) hat sich das Laufen in VR natürlich angefühlt (Wertung 4 und 5) und</w:t>
      </w:r>
      <w:r w:rsidR="00133242">
        <w:rPr>
          <w:sz w:val="21"/>
          <w:szCs w:val="21"/>
        </w:rPr>
        <w:t xml:space="preserve"> für</w:t>
      </w:r>
      <w:r w:rsidR="00DB022A">
        <w:rPr>
          <w:sz w:val="21"/>
          <w:szCs w:val="21"/>
        </w:rPr>
        <w:t xml:space="preserve"> nur ein Teilnehmer nicht (Wertung </w:t>
      </w:r>
      <w:r w:rsidR="00133242">
        <w:rPr>
          <w:sz w:val="21"/>
          <w:szCs w:val="21"/>
        </w:rPr>
        <w:t>2</w:t>
      </w:r>
      <w:r w:rsidR="00DB022A">
        <w:rPr>
          <w:sz w:val="21"/>
          <w:szCs w:val="21"/>
        </w:rPr>
        <w:t>). Ein Teilnehmer war der Aussage gegenüber neutral gestimmt (Wertung 3).</w:t>
      </w:r>
    </w:p>
    <w:p w14:paraId="52631579" w14:textId="056459F2" w:rsidR="00291F4C" w:rsidRDefault="00291F4C" w:rsidP="00291F4C">
      <w:pPr>
        <w:pStyle w:val="Heading5"/>
      </w:pPr>
      <w:r>
        <w:t>Baseline 2</w:t>
      </w:r>
    </w:p>
    <w:p w14:paraId="75DB5BD2" w14:textId="09B98512" w:rsidR="00363F1D" w:rsidRPr="00363F1D" w:rsidRDefault="00F50375" w:rsidP="0087687C">
      <w:r>
        <w:t>Aussage</w:t>
      </w:r>
      <w:r w:rsidR="00363F1D">
        <w:t xml:space="preserve"> 1 in Baseline </w:t>
      </w:r>
      <w:r w:rsidR="00A718BA">
        <w:t>2</w:t>
      </w:r>
      <w:r w:rsidR="00363F1D">
        <w:t xml:space="preserve"> wurde </w:t>
      </w:r>
      <w:proofErr w:type="spellStart"/>
      <w:r w:rsidR="00363F1D">
        <w:t>ein Mal</w:t>
      </w:r>
      <w:proofErr w:type="spellEnd"/>
      <w:r w:rsidR="00363F1D">
        <w:t xml:space="preserve"> mit der Wertung 2 (trifft eher nicht zu), </w:t>
      </w:r>
      <w:proofErr w:type="spellStart"/>
      <w:r w:rsidR="00363F1D">
        <w:t>ein Mal</w:t>
      </w:r>
      <w:proofErr w:type="spellEnd"/>
      <w:r w:rsidR="00363F1D">
        <w:t xml:space="preserve"> mit der Wertung 3 (unentschieden</w:t>
      </w:r>
      <w:r w:rsidR="00FC2C67">
        <w:t xml:space="preserve">) </w:t>
      </w:r>
      <w:r w:rsidR="00363F1D">
        <w:t xml:space="preserve">und </w:t>
      </w:r>
      <w:r w:rsidR="00FC2C67">
        <w:t>vier</w:t>
      </w:r>
      <w:r w:rsidR="00363F1D">
        <w:t xml:space="preserve"> Mal mit der Wertung 5 (trifft voll zu) bewertet (siehe </w:t>
      </w:r>
      <w:proofErr w:type="gramStart"/>
      <w:r w:rsidR="00363F1D">
        <w:t>Grafik )</w:t>
      </w:r>
      <w:proofErr w:type="gramEnd"/>
      <w:r w:rsidR="00363F1D">
        <w:t>.</w:t>
      </w:r>
    </w:p>
    <w:p w14:paraId="7D14FB91" w14:textId="591B6D21" w:rsidR="00363F1D" w:rsidRPr="00363F1D" w:rsidRDefault="004E3920" w:rsidP="009B0B5A">
      <w:pPr>
        <w:jc w:val="left"/>
      </w:pPr>
      <w:r>
        <w:rPr>
          <w:noProof/>
        </w:rPr>
        <w:lastRenderedPageBreak/>
        <mc:AlternateContent>
          <mc:Choice Requires="wps">
            <w:drawing>
              <wp:anchor distT="0" distB="0" distL="114300" distR="114300" simplePos="0" relativeHeight="251704320" behindDoc="0" locked="0" layoutInCell="1" allowOverlap="1" wp14:anchorId="580F192F" wp14:editId="6E00D68B">
                <wp:simplePos x="0" y="0"/>
                <wp:positionH relativeFrom="column">
                  <wp:posOffset>7620</wp:posOffset>
                </wp:positionH>
                <wp:positionV relativeFrom="paragraph">
                  <wp:posOffset>2039620</wp:posOffset>
                </wp:positionV>
                <wp:extent cx="5933440" cy="190500"/>
                <wp:effectExtent l="0" t="0" r="0" b="0"/>
                <wp:wrapTopAndBottom/>
                <wp:docPr id="104" name="Textfeld 104"/>
                <wp:cNvGraphicFramePr/>
                <a:graphic xmlns:a="http://schemas.openxmlformats.org/drawingml/2006/main">
                  <a:graphicData uri="http://schemas.microsoft.com/office/word/2010/wordprocessingShape">
                    <wps:wsp>
                      <wps:cNvSpPr txBox="1"/>
                      <wps:spPr>
                        <a:xfrm>
                          <a:off x="0" y="0"/>
                          <a:ext cx="5933440" cy="190500"/>
                        </a:xfrm>
                        <a:prstGeom prst="rect">
                          <a:avLst/>
                        </a:prstGeom>
                        <a:solidFill>
                          <a:prstClr val="white"/>
                        </a:solidFill>
                        <a:ln>
                          <a:noFill/>
                        </a:ln>
                      </wps:spPr>
                      <wps:txbx>
                        <w:txbxContent>
                          <w:p w14:paraId="4F93EA21" w14:textId="4B8F5501" w:rsidR="004E3920" w:rsidRPr="00FA745B" w:rsidRDefault="004E3920" w:rsidP="004E3920">
                            <w:pPr>
                              <w:pStyle w:val="Caption"/>
                              <w:rPr>
                                <w:noProof/>
                                <w:szCs w:val="24"/>
                              </w:rPr>
                            </w:pPr>
                            <w:r>
                              <w:t xml:space="preserve">Abb. </w:t>
                            </w:r>
                            <w:r w:rsidR="006F6ED2">
                              <w:fldChar w:fldCharType="begin"/>
                            </w:r>
                            <w:r w:rsidR="006F6ED2">
                              <w:instrText xml:space="preserve"> SEQ Abb. \* ARABIC </w:instrText>
                            </w:r>
                            <w:r w:rsidR="006F6ED2">
                              <w:fldChar w:fldCharType="separate"/>
                            </w:r>
                            <w:r w:rsidR="00B34494">
                              <w:rPr>
                                <w:noProof/>
                              </w:rPr>
                              <w:t>52</w:t>
                            </w:r>
                            <w:r w:rsidR="006F6ED2">
                              <w:rPr>
                                <w:noProof/>
                              </w:rPr>
                              <w:fldChar w:fldCharType="end"/>
                            </w:r>
                            <w:r>
                              <w:t xml:space="preserve">: </w:t>
                            </w:r>
                            <w:r w:rsidRPr="005D22E2">
                              <w:t xml:space="preserve">Häufigkeiten und Verteilung der Aussage 1 in Baseline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F192F" id="Textfeld 104" o:spid="_x0000_s1027" type="#_x0000_t202" style="position:absolute;margin-left:.6pt;margin-top:160.6pt;width:467.2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" stroked="f">
                <v:textbox inset="0,0,0,0">
                  <w:txbxContent>
                    <w:p w14:paraId="4F93EA21" w14:textId="4B8F5501" w:rsidR="004E3920" w:rsidRPr="00FA745B" w:rsidRDefault="004E3920" w:rsidP="004E3920">
                      <w:pPr>
                        <w:pStyle w:val="Beschriftung"/>
                        <w:rPr>
                          <w:noProof/>
                          <w:szCs w:val="24"/>
                        </w:rPr>
                      </w:pPr>
                      <w:r>
                        <w:t xml:space="preserve">Abb. </w:t>
                      </w:r>
                      <w:fldSimple w:instr=" SEQ Abb. \* ARABIC ">
                        <w:r w:rsidR="00B34494">
                          <w:rPr>
                            <w:noProof/>
                          </w:rPr>
                          <w:t>52</w:t>
                        </w:r>
                      </w:fldSimple>
                      <w:r>
                        <w:t xml:space="preserve">: </w:t>
                      </w:r>
                      <w:r w:rsidRPr="005D22E2">
                        <w:t xml:space="preserve">Häufigkeiten und Verteilung der Aussage 1 in Baseline </w:t>
                      </w:r>
                      <w:r>
                        <w:t>2</w:t>
                      </w:r>
                    </w:p>
                  </w:txbxContent>
                </v:textbox>
                <w10:wrap type="topAndBottom"/>
              </v:shape>
            </w:pict>
          </mc:Fallback>
        </mc:AlternateContent>
      </w:r>
      <w:r w:rsidR="00C568D8">
        <w:rPr>
          <w:noProof/>
        </w:rPr>
        <mc:AlternateContent>
          <mc:Choice Requires="cx1">
            <w:drawing>
              <wp:anchor distT="0" distB="0" distL="114300" distR="114300" simplePos="0" relativeHeight="251661312" behindDoc="0" locked="0" layoutInCell="1" allowOverlap="1" wp14:anchorId="6B7E639D" wp14:editId="21F20817">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6B7E639D" wp14:editId="21F20817">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1" name="Diagramm 81">
                          <a:extLst>
                            <a:ext uri="{FF2B5EF4-FFF2-40B4-BE49-F238E27FC236}">
                              <a16:creationId xmlns:a16="http://schemas.microsoft.com/office/drawing/2014/main" id="{D2EC3231-F4DE-43FA-9D84-F2842E73E557}"/>
                            </a:ext>
                          </a:extLst>
                        </pic:cNvPr>
                        <pic:cNvPicPr>
                          <a:picLocks noGrp="1" noRot="1" noChangeAspect="1" noMove="1" noResize="1" noEditPoints="1" noAdjustHandles="1" noChangeArrowheads="1" noChangeShapeType="1"/>
                        </pic:cNvPicPr>
                      </pic:nvPicPr>
                      <pic:blipFill>
                        <a:blip r:embed="rId75"/>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C568D8">
        <w:rPr>
          <w:noProof/>
        </w:rPr>
        <w:drawing>
          <wp:anchor distT="0" distB="0" distL="114300" distR="114300" simplePos="0" relativeHeight="251660288" behindDoc="0" locked="0" layoutInCell="1" allowOverlap="1" wp14:anchorId="2DE10F40" wp14:editId="3E810338">
            <wp:simplePos x="0" y="0"/>
            <wp:positionH relativeFrom="margin">
              <wp:posOffset>7620</wp:posOffset>
            </wp:positionH>
            <wp:positionV relativeFrom="paragraph">
              <wp:posOffset>0</wp:posOffset>
            </wp:positionV>
            <wp:extent cx="3420000" cy="1980000"/>
            <wp:effectExtent l="0" t="0" r="9525" b="1270"/>
            <wp:wrapTopAndBottom/>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14:sizeRelH relativeFrom="margin">
              <wp14:pctWidth>0</wp14:pctWidth>
            </wp14:sizeRelH>
            <wp14:sizeRelV relativeFrom="margin">
              <wp14:pctHeight>0</wp14:pctHeight>
            </wp14:sizeRelV>
          </wp:anchor>
        </w:drawing>
      </w:r>
    </w:p>
    <w:p w14:paraId="7F042909" w14:textId="0FE2DA34" w:rsidR="009B0B5A" w:rsidRDefault="009B0B5A" w:rsidP="009B0B5A">
      <w:pPr>
        <w:jc w:val="left"/>
      </w:pPr>
      <w:r>
        <w:t xml:space="preserve">Die Ergebnisse der Aussage 1 in Baseline </w:t>
      </w:r>
      <w:r w:rsidR="00C6406E">
        <w:t>2</w:t>
      </w:r>
      <w:r>
        <w:t xml:space="preserve"> ergeben einen Mittelwert von </w:t>
      </w:r>
      <w:r w:rsidR="00C6406E">
        <w:t>4,17</w:t>
      </w:r>
      <w:r>
        <w:t xml:space="preserve"> und einen Median von </w:t>
      </w:r>
      <w:r w:rsidR="00C6406E">
        <w:t>5</w:t>
      </w:r>
      <w:r>
        <w:t xml:space="preserve"> auf einer Skala mit dem </w:t>
      </w:r>
      <w:r w:rsidR="00B86D02">
        <w:t>Minimalwert 1 (trifft gar nicht zu) und dem Maximalwert 5 (trifft voll zu).</w:t>
      </w:r>
      <w:r w:rsidR="00AA3690" w:rsidRPr="00AA3690">
        <w:rPr>
          <w:sz w:val="21"/>
          <w:szCs w:val="21"/>
        </w:rPr>
        <w:t xml:space="preserve"> </w:t>
      </w:r>
      <w:r w:rsidR="00AA3690">
        <w:rPr>
          <w:sz w:val="21"/>
          <w:szCs w:val="21"/>
        </w:rPr>
        <w:t xml:space="preserve">Die Mehrheit </w:t>
      </w:r>
      <w:r w:rsidR="003A07C9">
        <w:rPr>
          <w:sz w:val="21"/>
          <w:szCs w:val="21"/>
        </w:rPr>
        <w:t>der Bewertungen (75%) befindet sich zwischen den Werten 2,75 und 5.</w:t>
      </w:r>
      <w:r w:rsidR="00A04C0D">
        <w:rPr>
          <w:sz w:val="21"/>
          <w:szCs w:val="21"/>
        </w:rPr>
        <w:t xml:space="preserve"> Die Antenne der Box zeigt einen Minimalwert von 2 an.</w:t>
      </w:r>
      <w:r w:rsidR="00345DF7">
        <w:rPr>
          <w:sz w:val="21"/>
          <w:szCs w:val="21"/>
        </w:rPr>
        <w:t xml:space="preserve"> Ausreißer gibt es nicht.</w:t>
      </w:r>
      <w:r w:rsidR="003E1979">
        <w:rPr>
          <w:sz w:val="21"/>
          <w:szCs w:val="21"/>
        </w:rPr>
        <w:t xml:space="preserve"> Der Vergleich des Mittelwerts (4,17) und des </w:t>
      </w:r>
      <w:proofErr w:type="spellStart"/>
      <w:r w:rsidR="003E1979">
        <w:rPr>
          <w:sz w:val="21"/>
          <w:szCs w:val="21"/>
        </w:rPr>
        <w:t>Medians</w:t>
      </w:r>
      <w:proofErr w:type="spellEnd"/>
      <w:r w:rsidR="003E1979">
        <w:rPr>
          <w:sz w:val="21"/>
          <w:szCs w:val="21"/>
        </w:rPr>
        <w:t xml:space="preserve"> (5), lässt eine mehrheitliche Zustimmung interpretieren. Für den überwiegende Mehrheit der Probanden (4/6) hat sich das Laufen in VR natürlich angefühlt (Wertung 5) und</w:t>
      </w:r>
      <w:r w:rsidR="00CB2CB9">
        <w:rPr>
          <w:sz w:val="21"/>
          <w:szCs w:val="21"/>
        </w:rPr>
        <w:t xml:space="preserve"> für</w:t>
      </w:r>
      <w:r w:rsidR="003E1979">
        <w:rPr>
          <w:sz w:val="21"/>
          <w:szCs w:val="21"/>
        </w:rPr>
        <w:t xml:space="preserve"> nur ein Teilnehmer nicht (Wertung 2). Ein Teilnehmer war der Aussage gegenüber neutral gestimmt (Wertung 3).</w:t>
      </w:r>
    </w:p>
    <w:p w14:paraId="06AD21EF" w14:textId="46066958" w:rsidR="00291F4C" w:rsidRDefault="00291F4C" w:rsidP="00291F4C">
      <w:pPr>
        <w:pStyle w:val="Heading5"/>
      </w:pPr>
      <w:r>
        <w:t>Baseline 3</w:t>
      </w:r>
    </w:p>
    <w:p w14:paraId="30A72BB0" w14:textId="09CCD725" w:rsidR="00B30EEC" w:rsidRDefault="004E3920" w:rsidP="004E3920">
      <w:r>
        <w:rPr>
          <w:noProof/>
        </w:rPr>
        <mc:AlternateContent>
          <mc:Choice Requires="wps">
            <w:drawing>
              <wp:anchor distT="0" distB="0" distL="114300" distR="114300" simplePos="0" relativeHeight="251706368" behindDoc="0" locked="0" layoutInCell="1" allowOverlap="1" wp14:anchorId="41771B86" wp14:editId="28E9B0EC">
                <wp:simplePos x="0" y="0"/>
                <wp:positionH relativeFrom="column">
                  <wp:posOffset>1270</wp:posOffset>
                </wp:positionH>
                <wp:positionV relativeFrom="paragraph">
                  <wp:posOffset>2546985</wp:posOffset>
                </wp:positionV>
                <wp:extent cx="5939790" cy="635"/>
                <wp:effectExtent l="0" t="0" r="3810" b="6350"/>
                <wp:wrapTopAndBottom/>
                <wp:docPr id="105" name="Textfeld 10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25FCCCD" w14:textId="1C1F4103" w:rsidR="004E3920" w:rsidRPr="00C77B29" w:rsidRDefault="004E3920" w:rsidP="004E3920">
                            <w:pPr>
                              <w:pStyle w:val="Caption"/>
                              <w:rPr>
                                <w:noProof/>
                                <w:szCs w:val="24"/>
                              </w:rPr>
                            </w:pPr>
                            <w:r>
                              <w:t xml:space="preserve">Abb. </w:t>
                            </w:r>
                            <w:r w:rsidR="006F6ED2">
                              <w:fldChar w:fldCharType="begin"/>
                            </w:r>
                            <w:r w:rsidR="006F6ED2">
                              <w:instrText xml:space="preserve"> SEQ Abb. \* ARABIC </w:instrText>
                            </w:r>
                            <w:r w:rsidR="006F6ED2">
                              <w:fldChar w:fldCharType="separate"/>
                            </w:r>
                            <w:r w:rsidR="00B34494">
                              <w:rPr>
                                <w:noProof/>
                              </w:rPr>
                              <w:t>53</w:t>
                            </w:r>
                            <w:r w:rsidR="006F6ED2">
                              <w:rPr>
                                <w:noProof/>
                              </w:rPr>
                              <w:fldChar w:fldCharType="end"/>
                            </w:r>
                            <w:r>
                              <w:t xml:space="preserve">: </w:t>
                            </w:r>
                            <w:r w:rsidRPr="00736427">
                              <w:t xml:space="preserve">Häufigkeiten und Verteilung der Aussage 1 in Baseline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771B86" id="Textfeld 105" o:spid="_x0000_s1028" type="#_x0000_t202" style="position:absolute;left:0;text-align:left;margin-left:.1pt;margin-top:200.55pt;width:467.7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" stroked="f">
                <v:textbox style="mso-fit-shape-to-text:t" inset="0,0,0,0">
                  <w:txbxContent>
                    <w:p w14:paraId="425FCCCD" w14:textId="1C1F4103" w:rsidR="004E3920" w:rsidRPr="00C77B29" w:rsidRDefault="004E3920" w:rsidP="004E3920">
                      <w:pPr>
                        <w:pStyle w:val="Beschriftung"/>
                        <w:rPr>
                          <w:noProof/>
                          <w:szCs w:val="24"/>
                        </w:rPr>
                      </w:pPr>
                      <w:r>
                        <w:t xml:space="preserve">Abb. </w:t>
                      </w:r>
                      <w:fldSimple w:instr=" SEQ Abb. \* ARABIC ">
                        <w:r w:rsidR="00B34494">
                          <w:rPr>
                            <w:noProof/>
                          </w:rPr>
                          <w:t>53</w:t>
                        </w:r>
                      </w:fldSimple>
                      <w:r>
                        <w:t xml:space="preserve">: </w:t>
                      </w:r>
                      <w:r w:rsidRPr="00736427">
                        <w:t xml:space="preserve">Häufigkeiten und Verteilung der Aussage 1 in Baseline </w:t>
                      </w:r>
                      <w:r>
                        <w:t>3</w:t>
                      </w:r>
                    </w:p>
                  </w:txbxContent>
                </v:textbox>
                <w10:wrap type="topAndBottom"/>
              </v:shape>
            </w:pict>
          </mc:Fallback>
        </mc:AlternateContent>
      </w:r>
      <w:r w:rsidR="00F570BF">
        <w:rPr>
          <w:noProof/>
        </w:rPr>
        <mc:AlternateContent>
          <mc:Choice Requires="cx1">
            <w:drawing>
              <wp:anchor distT="0" distB="0" distL="114300" distR="114300" simplePos="0" relativeHeight="251663360" behindDoc="0" locked="0" layoutInCell="1" allowOverlap="1" wp14:anchorId="69AE70C8" wp14:editId="3AEFAFA9">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0" behindDoc="0" locked="0" layoutInCell="1" allowOverlap="1" wp14:anchorId="69AE70C8" wp14:editId="3AEFAFA9">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2" name="Diagramm 82">
                          <a:extLst>
                            <a:ext uri="{FF2B5EF4-FFF2-40B4-BE49-F238E27FC236}">
                              <a16:creationId xmlns:a16="http://schemas.microsoft.com/office/drawing/2014/main" id="{AFB3F45F-0C5A-4B9D-8EA2-CD30B475B3DE}"/>
                            </a:ext>
                          </a:extLst>
                        </pic:cNvPr>
                        <pic:cNvPicPr>
                          <a:picLocks noGrp="1" noRot="1" noChangeAspect="1" noMove="1" noResize="1" noEditPoints="1" noAdjustHandles="1" noChangeArrowheads="1" noChangeShapeType="1"/>
                        </pic:cNvPicPr>
                      </pic:nvPicPr>
                      <pic:blipFill>
                        <a:blip r:embed="rId78"/>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F570BF">
        <w:rPr>
          <w:noProof/>
        </w:rPr>
        <w:drawing>
          <wp:anchor distT="0" distB="0" distL="114300" distR="114300" simplePos="0" relativeHeight="251662336" behindDoc="0" locked="0" layoutInCell="1" allowOverlap="1" wp14:anchorId="39151F37" wp14:editId="1C7CE383">
            <wp:simplePos x="0" y="0"/>
            <wp:positionH relativeFrom="margin">
              <wp:align>left</wp:align>
            </wp:positionH>
            <wp:positionV relativeFrom="paragraph">
              <wp:posOffset>513080</wp:posOffset>
            </wp:positionV>
            <wp:extent cx="3419475" cy="1979930"/>
            <wp:effectExtent l="0" t="0" r="9525" b="1270"/>
            <wp:wrapTopAndBottom/>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14:sizeRelH relativeFrom="margin">
              <wp14:pctWidth>0</wp14:pctWidth>
            </wp14:sizeRelH>
            <wp14:sizeRelV relativeFrom="margin">
              <wp14:pctHeight>0</wp14:pctHeight>
            </wp14:sizeRelV>
          </wp:anchor>
        </w:drawing>
      </w:r>
      <w:r w:rsidR="00AC4E99">
        <w:t xml:space="preserve">Aussage 1 in Baseline </w:t>
      </w:r>
      <w:r w:rsidR="00E012D9">
        <w:t>3</w:t>
      </w:r>
      <w:r w:rsidR="00AC4E99">
        <w:t xml:space="preserve"> wurde </w:t>
      </w:r>
      <w:proofErr w:type="spellStart"/>
      <w:r w:rsidR="00AC4E99">
        <w:t>ein Mal</w:t>
      </w:r>
      <w:proofErr w:type="spellEnd"/>
      <w:r w:rsidR="00AC4E99">
        <w:t xml:space="preserve"> mit der Wertung 2 (trifft eher nicht zu), </w:t>
      </w:r>
      <w:proofErr w:type="spellStart"/>
      <w:r w:rsidR="00AC4E99">
        <w:t>ein Mal</w:t>
      </w:r>
      <w:proofErr w:type="spellEnd"/>
      <w:r w:rsidR="00AC4E99">
        <w:t xml:space="preserve"> mit der Wertung 3 (unentschieden) und vier Mal mit der Wertung 5 (trifft voll zu) bewertet (siehe </w:t>
      </w:r>
      <w:proofErr w:type="gramStart"/>
      <w:r w:rsidR="00AC4E99">
        <w:t>Grafik )</w:t>
      </w:r>
      <w:proofErr w:type="gramEnd"/>
      <w:r w:rsidR="00AC4E99">
        <w:t>.</w:t>
      </w:r>
    </w:p>
    <w:p w14:paraId="68431D5B" w14:textId="2192A202" w:rsidR="00E56FAC" w:rsidRPr="0087687C" w:rsidRDefault="00F570BF" w:rsidP="00E56FAC">
      <w:pPr>
        <w:jc w:val="left"/>
      </w:pPr>
      <w:r>
        <w:t>Die Ergebnisse der Aussage 1 in Baseline 3 ergeben einen Mittelwert von 4 und einen Median von 5 auf einer Skala mit dem Minimalwert 1 (trifft gar nicht zu) und dem Maximalwert 5 (trifft voll zu).</w:t>
      </w:r>
      <w:r w:rsidR="003A07C9">
        <w:t xml:space="preserve"> </w:t>
      </w:r>
      <w:r w:rsidR="00AA3690">
        <w:rPr>
          <w:sz w:val="21"/>
          <w:szCs w:val="21"/>
        </w:rPr>
        <w:t xml:space="preserve">Die Mehrheit </w:t>
      </w:r>
      <w:r w:rsidR="003A07C9">
        <w:rPr>
          <w:sz w:val="21"/>
          <w:szCs w:val="21"/>
        </w:rPr>
        <w:t>Bewertungen (75%) befindet sich zwischen den Werten 2,5 und 5.</w:t>
      </w:r>
      <w:r w:rsidR="00DF0F0A">
        <w:rPr>
          <w:sz w:val="21"/>
          <w:szCs w:val="21"/>
        </w:rPr>
        <w:t xml:space="preserve"> Die Antenne der Box zeigt einen Minimalwert von 1 an. Ausreißer gibt es nicht.</w:t>
      </w:r>
      <w:r w:rsidR="00E56FAC">
        <w:rPr>
          <w:sz w:val="21"/>
          <w:szCs w:val="21"/>
        </w:rPr>
        <w:t xml:space="preserve"> Der Vergleich des Mittelwerts (4) und des </w:t>
      </w:r>
      <w:proofErr w:type="spellStart"/>
      <w:r w:rsidR="00E56FAC">
        <w:rPr>
          <w:sz w:val="21"/>
          <w:szCs w:val="21"/>
        </w:rPr>
        <w:t>Medians</w:t>
      </w:r>
      <w:proofErr w:type="spellEnd"/>
      <w:r w:rsidR="00E56FAC">
        <w:rPr>
          <w:sz w:val="21"/>
          <w:szCs w:val="21"/>
        </w:rPr>
        <w:t xml:space="preserve"> (5), lässt eine </w:t>
      </w:r>
      <w:r w:rsidR="006C6FCE">
        <w:rPr>
          <w:sz w:val="21"/>
          <w:szCs w:val="21"/>
        </w:rPr>
        <w:t>mehrheitliche</w:t>
      </w:r>
      <w:r w:rsidR="00E56FAC">
        <w:rPr>
          <w:sz w:val="21"/>
          <w:szCs w:val="21"/>
        </w:rPr>
        <w:t xml:space="preserve"> Zustimmung interpretieren. Für den überwiegend</w:t>
      </w:r>
      <w:r w:rsidR="00A57E1F">
        <w:rPr>
          <w:sz w:val="21"/>
          <w:szCs w:val="21"/>
        </w:rPr>
        <w:t>e</w:t>
      </w:r>
      <w:r w:rsidR="00E56FAC">
        <w:rPr>
          <w:sz w:val="21"/>
          <w:szCs w:val="21"/>
        </w:rPr>
        <w:t xml:space="preserve"> </w:t>
      </w:r>
      <w:r w:rsidR="00A57E1F">
        <w:rPr>
          <w:sz w:val="21"/>
          <w:szCs w:val="21"/>
        </w:rPr>
        <w:t>Mehrheit</w:t>
      </w:r>
      <w:r w:rsidR="00E56FAC">
        <w:rPr>
          <w:sz w:val="21"/>
          <w:szCs w:val="21"/>
        </w:rPr>
        <w:t xml:space="preserve"> der Probanden (</w:t>
      </w:r>
      <w:r w:rsidR="00A57E1F">
        <w:rPr>
          <w:sz w:val="21"/>
          <w:szCs w:val="21"/>
        </w:rPr>
        <w:t>4</w:t>
      </w:r>
      <w:r w:rsidR="00E56FAC">
        <w:rPr>
          <w:sz w:val="21"/>
          <w:szCs w:val="21"/>
        </w:rPr>
        <w:t>/6) hat sich das Laufen in VR natürlich angefühlt (Wertung 5) und</w:t>
      </w:r>
      <w:r w:rsidR="00CB2CB9">
        <w:rPr>
          <w:sz w:val="21"/>
          <w:szCs w:val="21"/>
        </w:rPr>
        <w:t xml:space="preserve"> für</w:t>
      </w:r>
      <w:r w:rsidR="00E56FAC">
        <w:rPr>
          <w:sz w:val="21"/>
          <w:szCs w:val="21"/>
        </w:rPr>
        <w:t xml:space="preserve"> nur ein Teilnehmer nicht (Wertung 1).</w:t>
      </w:r>
      <w:r w:rsidR="005F5C9C">
        <w:rPr>
          <w:sz w:val="21"/>
          <w:szCs w:val="21"/>
        </w:rPr>
        <w:t xml:space="preserve"> Ein Teilnehmer war der Aussage gegenüber neutral gestimmt (Wertung 3).</w:t>
      </w:r>
    </w:p>
    <w:p w14:paraId="5F0A7D9A" w14:textId="71CA1D46" w:rsidR="00F570BF" w:rsidRPr="00B30EEC" w:rsidRDefault="00F570BF" w:rsidP="00F570BF">
      <w:pPr>
        <w:jc w:val="left"/>
      </w:pPr>
    </w:p>
    <w:p w14:paraId="4F7F5A05" w14:textId="338D421F" w:rsidR="00291F4C" w:rsidRDefault="00291F4C" w:rsidP="00291F4C">
      <w:pPr>
        <w:pStyle w:val="Heading5"/>
      </w:pPr>
      <w:r>
        <w:t>Szenario 1</w:t>
      </w:r>
    </w:p>
    <w:p w14:paraId="4D2E75BA" w14:textId="53124196" w:rsidR="009B3A79" w:rsidRPr="009B3A79" w:rsidRDefault="006C6F91" w:rsidP="009B3A79">
      <w:r>
        <w:rPr>
          <w:noProof/>
        </w:rPr>
        <mc:AlternateContent>
          <mc:Choice Requires="wps">
            <w:drawing>
              <wp:anchor distT="0" distB="0" distL="114300" distR="114300" simplePos="0" relativeHeight="251708416" behindDoc="0" locked="0" layoutInCell="1" allowOverlap="1" wp14:anchorId="2589E050" wp14:editId="57E439AF">
                <wp:simplePos x="0" y="0"/>
                <wp:positionH relativeFrom="column">
                  <wp:posOffset>1270</wp:posOffset>
                </wp:positionH>
                <wp:positionV relativeFrom="paragraph">
                  <wp:posOffset>2516505</wp:posOffset>
                </wp:positionV>
                <wp:extent cx="5939790" cy="171450"/>
                <wp:effectExtent l="0" t="0" r="3810" b="0"/>
                <wp:wrapTopAndBottom/>
                <wp:docPr id="106" name="Textfeld 106"/>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5AE7033B" w14:textId="6376A45D" w:rsidR="006C6F91" w:rsidRPr="001C4446" w:rsidRDefault="006C6F91" w:rsidP="006C6F91">
                            <w:pPr>
                              <w:pStyle w:val="Caption"/>
                              <w:rPr>
                                <w:noProof/>
                                <w:szCs w:val="24"/>
                              </w:rPr>
                            </w:pPr>
                            <w:r>
                              <w:t xml:space="preserve">Abb. </w:t>
                            </w:r>
                            <w:r w:rsidR="006F6ED2">
                              <w:fldChar w:fldCharType="begin"/>
                            </w:r>
                            <w:r w:rsidR="006F6ED2">
                              <w:instrText xml:space="preserve"> SEQ Abb. \* ARABIC </w:instrText>
                            </w:r>
                            <w:r w:rsidR="006F6ED2">
                              <w:fldChar w:fldCharType="separate"/>
                            </w:r>
                            <w:r w:rsidR="00B34494">
                              <w:rPr>
                                <w:noProof/>
                              </w:rPr>
                              <w:t>54</w:t>
                            </w:r>
                            <w:r w:rsidR="006F6ED2">
                              <w:rPr>
                                <w:noProof/>
                              </w:rPr>
                              <w:fldChar w:fldCharType="end"/>
                            </w:r>
                            <w:r>
                              <w:t xml:space="preserve">: </w:t>
                            </w:r>
                            <w:r w:rsidRPr="00BD5985">
                              <w:t xml:space="preserve">Häufigkeiten und Verteilung der Aussage 1 in </w:t>
                            </w:r>
                            <w:r>
                              <w:t>Szenario</w:t>
                            </w:r>
                            <w:r w:rsidRPr="00BD5985">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9E050" id="Textfeld 106" o:spid="_x0000_s1029" type="#_x0000_t202" style="position:absolute;left:0;text-align:left;margin-left:.1pt;margin-top:198.15pt;width:467.7pt;height:1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" stroked="f">
                <v:textbox inset="0,0,0,0">
                  <w:txbxContent>
                    <w:p w14:paraId="5AE7033B" w14:textId="6376A45D" w:rsidR="006C6F91" w:rsidRPr="001C4446" w:rsidRDefault="006C6F91" w:rsidP="006C6F91">
                      <w:pPr>
                        <w:pStyle w:val="Beschriftung"/>
                        <w:rPr>
                          <w:noProof/>
                          <w:szCs w:val="24"/>
                        </w:rPr>
                      </w:pPr>
                      <w:r>
                        <w:t xml:space="preserve">Abb. </w:t>
                      </w:r>
                      <w:fldSimple w:instr=" SEQ Abb. \* ARABIC ">
                        <w:r w:rsidR="00B34494">
                          <w:rPr>
                            <w:noProof/>
                          </w:rPr>
                          <w:t>54</w:t>
                        </w:r>
                      </w:fldSimple>
                      <w:r>
                        <w:t xml:space="preserve">: </w:t>
                      </w:r>
                      <w:r w:rsidRPr="00BD5985">
                        <w:t xml:space="preserve">Häufigkeiten und Verteilung der Aussage 1 in </w:t>
                      </w:r>
                      <w:r>
                        <w:t>Szenario</w:t>
                      </w:r>
                      <w:r w:rsidRPr="00BD5985">
                        <w:t xml:space="preserve"> 1</w:t>
                      </w:r>
                    </w:p>
                  </w:txbxContent>
                </v:textbox>
                <w10:wrap type="topAndBottom"/>
              </v:shape>
            </w:pict>
          </mc:Fallback>
        </mc:AlternateContent>
      </w:r>
      <w:r w:rsidR="009B3A79">
        <w:t xml:space="preserve">Aussage 1 in Szenario 1 wurde </w:t>
      </w:r>
      <w:proofErr w:type="spellStart"/>
      <w:r w:rsidR="009B3A79">
        <w:t>ein Mal</w:t>
      </w:r>
      <w:proofErr w:type="spellEnd"/>
      <w:r w:rsidR="009B3A79">
        <w:t xml:space="preserve"> mit der Wertung 1 (trifft gar nicht zu und fünf Mal mit der Wertung 5 (trifft voll zu) bewertet (siehe </w:t>
      </w:r>
      <w:proofErr w:type="gramStart"/>
      <w:r w:rsidR="009B3A79">
        <w:t>Grafik )</w:t>
      </w:r>
      <w:proofErr w:type="gramEnd"/>
      <w:r w:rsidR="009B3A79">
        <w:t>.</w:t>
      </w:r>
    </w:p>
    <w:p w14:paraId="2DD837DE" w14:textId="2AACA49A" w:rsidR="0087687C" w:rsidRDefault="005E0EC6" w:rsidP="005E0EC6">
      <w:pPr>
        <w:jc w:val="left"/>
        <w:rPr>
          <w:noProof/>
        </w:rPr>
      </w:pPr>
      <w:r>
        <w:rPr>
          <w:noProof/>
        </w:rPr>
        <mc:AlternateContent>
          <mc:Choice Requires="cx1">
            <w:drawing>
              <wp:anchor distT="0" distB="0" distL="114300" distR="114300" simplePos="0" relativeHeight="251664384" behindDoc="0" locked="0" layoutInCell="1" allowOverlap="1" wp14:anchorId="55B8BF24" wp14:editId="39115C33">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0"/>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5B8BF24" wp14:editId="39115C33">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3" name="Diagramm 83">
                          <a:extLst>
                            <a:ext uri="{FF2B5EF4-FFF2-40B4-BE49-F238E27FC236}">
                              <a16:creationId xmlns:a16="http://schemas.microsoft.com/office/drawing/2014/main" id="{1CD265C9-4D23-4D2D-B6B8-7B757815AE8E}"/>
                            </a:ext>
                          </a:extLst>
                        </pic:cNvPr>
                        <pic:cNvPicPr>
                          <a:picLocks noGrp="1" noRot="1" noChangeAspect="1" noMove="1" noResize="1" noEditPoints="1" noAdjustHandles="1" noChangeArrowheads="1" noChangeShapeType="1"/>
                        </pic:cNvPicPr>
                      </pic:nvPicPr>
                      <pic:blipFill>
                        <a:blip r:embed="rId81"/>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7687C">
        <w:rPr>
          <w:noProof/>
        </w:rPr>
        <w:drawing>
          <wp:anchor distT="0" distB="0" distL="114300" distR="114300" simplePos="0" relativeHeight="251665408" behindDoc="0" locked="0" layoutInCell="1" allowOverlap="1" wp14:anchorId="2CDEB9B7" wp14:editId="27CBDCCD">
            <wp:simplePos x="0" y="0"/>
            <wp:positionH relativeFrom="column">
              <wp:posOffset>-1270</wp:posOffset>
            </wp:positionH>
            <wp:positionV relativeFrom="paragraph">
              <wp:posOffset>0</wp:posOffset>
            </wp:positionV>
            <wp:extent cx="3420000" cy="1980000"/>
            <wp:effectExtent l="0" t="0" r="9525" b="1270"/>
            <wp:wrapTopAndBottom/>
            <wp:docPr id="17" name="Diagramm 17">
              <a:extLst xmlns:a="http://schemas.openxmlformats.org/drawingml/2006/main">
                <a:ext uri="{FF2B5EF4-FFF2-40B4-BE49-F238E27FC236}">
                  <a16:creationId xmlns:a16="http://schemas.microsoft.com/office/drawing/2014/main" id="{239FBD8A-E377-4C9D-9F36-37AECF26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anchor>
        </w:drawing>
      </w:r>
    </w:p>
    <w:p w14:paraId="2F853509" w14:textId="5C3EF094" w:rsidR="005E0EC6" w:rsidRPr="0087687C" w:rsidRDefault="005E0EC6" w:rsidP="005E0EC6">
      <w:pPr>
        <w:jc w:val="left"/>
      </w:pPr>
      <w:r>
        <w:t xml:space="preserve">Die Ergebnisse der Aussage 1 in </w:t>
      </w:r>
      <w:r w:rsidR="00C9137A">
        <w:t>Szenario 1</w:t>
      </w:r>
      <w:r>
        <w:t xml:space="preserve"> ergeben einen Mittelwert von 4</w:t>
      </w:r>
      <w:r w:rsidR="00C9137A">
        <w:t>,33</w:t>
      </w:r>
      <w:r>
        <w:t xml:space="preserve"> und einen Median von 5 auf einer Skala mit dem Minimalwert 1 (trifft gar nicht zu) und dem Maximalwert 5 (trifft voll zu).</w:t>
      </w:r>
      <w:r w:rsidR="00FF75F6">
        <w:t xml:space="preserve"> </w:t>
      </w:r>
      <w:r w:rsidR="00AA3690">
        <w:rPr>
          <w:sz w:val="21"/>
          <w:szCs w:val="21"/>
        </w:rPr>
        <w:t>Die Mehrheit</w:t>
      </w:r>
      <w:r w:rsidR="00FF75F6">
        <w:rPr>
          <w:sz w:val="21"/>
          <w:szCs w:val="21"/>
        </w:rPr>
        <w:t xml:space="preserve"> der Bewertungen (mind. 75%) befindet sich zwischen den Werten 4 und 5.</w:t>
      </w:r>
      <w:r w:rsidR="0004609C">
        <w:rPr>
          <w:sz w:val="21"/>
          <w:szCs w:val="21"/>
        </w:rPr>
        <w:t xml:space="preserve"> </w:t>
      </w:r>
      <w:r w:rsidR="006F3A39">
        <w:rPr>
          <w:sz w:val="21"/>
          <w:szCs w:val="21"/>
        </w:rPr>
        <w:t>Bei der Wertung 1 gibt es einen Ausreißer.</w:t>
      </w:r>
      <w:r w:rsidR="007456E4">
        <w:rPr>
          <w:sz w:val="21"/>
          <w:szCs w:val="21"/>
        </w:rPr>
        <w:t xml:space="preserve"> Der Vergleich des Mittelwerts (4,33) und des </w:t>
      </w:r>
      <w:proofErr w:type="spellStart"/>
      <w:r w:rsidR="007456E4">
        <w:rPr>
          <w:sz w:val="21"/>
          <w:szCs w:val="21"/>
        </w:rPr>
        <w:t>Medians</w:t>
      </w:r>
      <w:proofErr w:type="spellEnd"/>
      <w:r w:rsidR="007456E4">
        <w:rPr>
          <w:sz w:val="21"/>
          <w:szCs w:val="21"/>
        </w:rPr>
        <w:t xml:space="preserve"> (5),</w:t>
      </w:r>
      <w:r w:rsidR="009E3B27">
        <w:rPr>
          <w:sz w:val="21"/>
          <w:szCs w:val="21"/>
        </w:rPr>
        <w:t xml:space="preserve"> lässt eine vollständige Zustimmung</w:t>
      </w:r>
      <w:r w:rsidR="007456E4">
        <w:rPr>
          <w:sz w:val="21"/>
          <w:szCs w:val="21"/>
        </w:rPr>
        <w:t xml:space="preserve"> </w:t>
      </w:r>
      <w:r w:rsidR="009E3B27">
        <w:rPr>
          <w:sz w:val="21"/>
          <w:szCs w:val="21"/>
        </w:rPr>
        <w:t>interpretieren.</w:t>
      </w:r>
      <w:r w:rsidR="0076203A">
        <w:rPr>
          <w:sz w:val="21"/>
          <w:szCs w:val="21"/>
        </w:rPr>
        <w:t xml:space="preserve"> Für den überwiegend meiste Teil der Probanden (5/6) hat sich das Laufen in VR natürlich angefü</w:t>
      </w:r>
      <w:r w:rsidR="00030081">
        <w:rPr>
          <w:sz w:val="21"/>
          <w:szCs w:val="21"/>
        </w:rPr>
        <w:t>h</w:t>
      </w:r>
      <w:r w:rsidR="0076203A">
        <w:rPr>
          <w:sz w:val="21"/>
          <w:szCs w:val="21"/>
        </w:rPr>
        <w:t>lt</w:t>
      </w:r>
      <w:r w:rsidR="00030081">
        <w:rPr>
          <w:sz w:val="21"/>
          <w:szCs w:val="21"/>
        </w:rPr>
        <w:t xml:space="preserve"> (Wertung 5)</w:t>
      </w:r>
      <w:r w:rsidR="00697408">
        <w:rPr>
          <w:sz w:val="21"/>
          <w:szCs w:val="21"/>
        </w:rPr>
        <w:t xml:space="preserve"> und</w:t>
      </w:r>
      <w:r w:rsidR="00975E9C">
        <w:rPr>
          <w:sz w:val="21"/>
          <w:szCs w:val="21"/>
        </w:rPr>
        <w:t xml:space="preserve"> für</w:t>
      </w:r>
      <w:r w:rsidR="00697408">
        <w:rPr>
          <w:sz w:val="21"/>
          <w:szCs w:val="21"/>
        </w:rPr>
        <w:t xml:space="preserve"> nur</w:t>
      </w:r>
      <w:r w:rsidR="00030081">
        <w:rPr>
          <w:sz w:val="21"/>
          <w:szCs w:val="21"/>
        </w:rPr>
        <w:t xml:space="preserve"> </w:t>
      </w:r>
      <w:r w:rsidR="00697408">
        <w:rPr>
          <w:sz w:val="21"/>
          <w:szCs w:val="21"/>
        </w:rPr>
        <w:t>ein Teilnehmer nicht (Wertung 1).</w:t>
      </w:r>
    </w:p>
    <w:p w14:paraId="704C8C9C" w14:textId="4B0F6403" w:rsidR="00291F4C" w:rsidRDefault="00291F4C" w:rsidP="00291F4C">
      <w:pPr>
        <w:pStyle w:val="Heading5"/>
      </w:pPr>
      <w:r>
        <w:t>Szenario 2</w:t>
      </w:r>
    </w:p>
    <w:p w14:paraId="287CA13B" w14:textId="359B05D5" w:rsidR="00BC007B" w:rsidRPr="00BC007B" w:rsidRDefault="006C6F91" w:rsidP="00BC007B">
      <w:r>
        <w:rPr>
          <w:noProof/>
        </w:rPr>
        <mc:AlternateContent>
          <mc:Choice Requires="wps">
            <w:drawing>
              <wp:anchor distT="0" distB="0" distL="114300" distR="114300" simplePos="0" relativeHeight="251710464" behindDoc="0" locked="0" layoutInCell="1" allowOverlap="1" wp14:anchorId="6ACBE2E4" wp14:editId="1D47A428">
                <wp:simplePos x="0" y="0"/>
                <wp:positionH relativeFrom="column">
                  <wp:posOffset>1270</wp:posOffset>
                </wp:positionH>
                <wp:positionV relativeFrom="paragraph">
                  <wp:posOffset>2764155</wp:posOffset>
                </wp:positionV>
                <wp:extent cx="5939790" cy="635"/>
                <wp:effectExtent l="0" t="0" r="3810" b="6350"/>
                <wp:wrapTopAndBottom/>
                <wp:docPr id="107" name="Textfeld 10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28F8329" w14:textId="425C4D5E" w:rsidR="006C6F91" w:rsidRPr="002228A7" w:rsidRDefault="006C6F91" w:rsidP="006C6F91">
                            <w:pPr>
                              <w:pStyle w:val="Caption"/>
                              <w:rPr>
                                <w:noProof/>
                                <w:szCs w:val="24"/>
                              </w:rPr>
                            </w:pPr>
                            <w:r>
                              <w:t xml:space="preserve">Abb. </w:t>
                            </w:r>
                            <w:r w:rsidR="006F6ED2">
                              <w:fldChar w:fldCharType="begin"/>
                            </w:r>
                            <w:r w:rsidR="006F6ED2">
                              <w:instrText xml:space="preserve"> SEQ Abb. \* ARABIC </w:instrText>
                            </w:r>
                            <w:r w:rsidR="006F6ED2">
                              <w:fldChar w:fldCharType="separate"/>
                            </w:r>
                            <w:r w:rsidR="00B34494">
                              <w:rPr>
                                <w:noProof/>
                              </w:rPr>
                              <w:t>55</w:t>
                            </w:r>
                            <w:r w:rsidR="006F6ED2">
                              <w:rPr>
                                <w:noProof/>
                              </w:rPr>
                              <w:fldChar w:fldCharType="end"/>
                            </w:r>
                            <w:r>
                              <w:t xml:space="preserve">: </w:t>
                            </w:r>
                            <w:r w:rsidRPr="000C0B31">
                              <w:t xml:space="preserve">Häufigkeiten und Verteilung der Aussage 1 in </w:t>
                            </w:r>
                            <w:r>
                              <w:t>Szenario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BE2E4" id="Textfeld 107" o:spid="_x0000_s1030" type="#_x0000_t202" style="position:absolute;left:0;text-align:left;margin-left:.1pt;margin-top:217.65pt;width:467.7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" stroked="f">
                <v:textbox style="mso-fit-shape-to-text:t" inset="0,0,0,0">
                  <w:txbxContent>
                    <w:p w14:paraId="728F8329" w14:textId="425C4D5E" w:rsidR="006C6F91" w:rsidRPr="002228A7" w:rsidRDefault="006C6F91" w:rsidP="006C6F91">
                      <w:pPr>
                        <w:pStyle w:val="Beschriftung"/>
                        <w:rPr>
                          <w:noProof/>
                          <w:szCs w:val="24"/>
                        </w:rPr>
                      </w:pPr>
                      <w:r>
                        <w:t xml:space="preserve">Abb. </w:t>
                      </w:r>
                      <w:fldSimple w:instr=" SEQ Abb. \* ARABIC ">
                        <w:r w:rsidR="00B34494">
                          <w:rPr>
                            <w:noProof/>
                          </w:rPr>
                          <w:t>55</w:t>
                        </w:r>
                      </w:fldSimple>
                      <w:r>
                        <w:t xml:space="preserve">: </w:t>
                      </w:r>
                      <w:r w:rsidRPr="000C0B31">
                        <w:t xml:space="preserve">Häufigkeiten und Verteilung der Aussage 1 in </w:t>
                      </w:r>
                      <w:r>
                        <w:t>Szenario 2</w:t>
                      </w:r>
                    </w:p>
                  </w:txbxContent>
                </v:textbox>
                <w10:wrap type="topAndBottom"/>
              </v:shape>
            </w:pict>
          </mc:Fallback>
        </mc:AlternateContent>
      </w:r>
      <w:r w:rsidR="00CA7270">
        <w:rPr>
          <w:noProof/>
        </w:rPr>
        <mc:AlternateContent>
          <mc:Choice Requires="cx1">
            <w:drawing>
              <wp:anchor distT="0" distB="0" distL="114300" distR="114300" simplePos="0" relativeHeight="251667456" behindDoc="0" locked="0" layoutInCell="1" allowOverlap="1" wp14:anchorId="61E72CF8" wp14:editId="208B388E">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3"/>
                  </a:graphicData>
                </a:graphic>
              </wp:anchor>
            </w:drawing>
          </mc:Choice>
          <mc:Fallback>
            <w:drawing>
              <wp:anchor distT="0" distB="0" distL="114300" distR="114300" simplePos="0" relativeHeight="251667456" behindDoc="0" locked="0" layoutInCell="1" allowOverlap="1" wp14:anchorId="61E72CF8" wp14:editId="208B388E">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4" name="Diagramm 84">
                          <a:extLst>
                            <a:ext uri="{FF2B5EF4-FFF2-40B4-BE49-F238E27FC236}">
                              <a16:creationId xmlns:a16="http://schemas.microsoft.com/office/drawing/2014/main" id="{C384F2B2-1922-4F89-BADC-EC3A755774FB}"/>
                            </a:ext>
                          </a:extLst>
                        </pic:cNvPr>
                        <pic:cNvPicPr>
                          <a:picLocks noGrp="1" noRot="1" noChangeAspect="1" noMove="1" noResize="1" noEditPoints="1" noAdjustHandles="1" noChangeArrowheads="1" noChangeShapeType="1"/>
                        </pic:cNvPicPr>
                      </pic:nvPicPr>
                      <pic:blipFill>
                        <a:blip r:embed="rId84"/>
                        <a:stretch>
                          <a:fillRect/>
                        </a:stretch>
                      </pic:blipFill>
                      <pic:spPr>
                        <a:xfrm>
                          <a:off x="0" y="0"/>
                          <a:ext cx="2411730" cy="1979930"/>
                        </a:xfrm>
                        <a:prstGeom prst="rect">
                          <a:avLst/>
                        </a:prstGeom>
                      </pic:spPr>
                    </pic:pic>
                  </a:graphicData>
                </a:graphic>
              </wp:anchor>
            </w:drawing>
          </mc:Fallback>
        </mc:AlternateContent>
      </w:r>
      <w:r w:rsidR="00BC007B">
        <w:t xml:space="preserve">Aussage 1 in Szenario 1 wurde </w:t>
      </w:r>
      <w:proofErr w:type="spellStart"/>
      <w:r w:rsidR="00BC007B">
        <w:t>ein Mal</w:t>
      </w:r>
      <w:proofErr w:type="spellEnd"/>
      <w:r w:rsidR="00BC007B">
        <w:t xml:space="preserve"> mit der Wertung </w:t>
      </w:r>
      <w:r w:rsidR="006B007D">
        <w:t>2</w:t>
      </w:r>
      <w:r w:rsidR="00BC007B">
        <w:t xml:space="preserve"> (trifft </w:t>
      </w:r>
      <w:r w:rsidR="006B007D">
        <w:t xml:space="preserve">eher nicht zu), </w:t>
      </w:r>
      <w:proofErr w:type="spellStart"/>
      <w:r w:rsidR="006B007D">
        <w:t>ein Mal</w:t>
      </w:r>
      <w:proofErr w:type="spellEnd"/>
      <w:r w:rsidR="006B007D">
        <w:t xml:space="preserve"> mit der Wertung 3 (unentschieden), drei Mal mit der Wertung 4 (trifft eher zu)</w:t>
      </w:r>
      <w:r w:rsidR="00BC007B">
        <w:t xml:space="preserve"> und </w:t>
      </w:r>
      <w:proofErr w:type="spellStart"/>
      <w:r w:rsidR="000D7FDB">
        <w:t>ein</w:t>
      </w:r>
      <w:r w:rsidR="00BC007B">
        <w:t xml:space="preserve"> Mal</w:t>
      </w:r>
      <w:proofErr w:type="spellEnd"/>
      <w:r w:rsidR="00BC007B">
        <w:t xml:space="preserve"> mit der Wertung 5 (trifft voll zu) bewertet (siehe </w:t>
      </w:r>
      <w:proofErr w:type="gramStart"/>
      <w:r w:rsidR="00BC007B">
        <w:t>Grafik )</w:t>
      </w:r>
      <w:proofErr w:type="gramEnd"/>
      <w:r w:rsidR="00BC007B">
        <w:t>.</w:t>
      </w:r>
    </w:p>
    <w:p w14:paraId="2EC2143F" w14:textId="35C3DA50" w:rsidR="009D67F1" w:rsidRPr="009D67F1" w:rsidRDefault="009D67F1" w:rsidP="00CA7270">
      <w:pPr>
        <w:jc w:val="left"/>
      </w:pPr>
      <w:r>
        <w:rPr>
          <w:noProof/>
        </w:rPr>
        <w:drawing>
          <wp:anchor distT="0" distB="0" distL="114300" distR="114300" simplePos="0" relativeHeight="251666432" behindDoc="0" locked="0" layoutInCell="1" allowOverlap="1" wp14:anchorId="08D844ED" wp14:editId="7F593EE1">
            <wp:simplePos x="0" y="0"/>
            <wp:positionH relativeFrom="column">
              <wp:posOffset>-1270</wp:posOffset>
            </wp:positionH>
            <wp:positionV relativeFrom="paragraph">
              <wp:posOffset>3810</wp:posOffset>
            </wp:positionV>
            <wp:extent cx="3429000" cy="1979930"/>
            <wp:effectExtent l="0" t="0" r="0" b="1270"/>
            <wp:wrapTopAndBottom/>
            <wp:docPr id="37" name="Diagramm 37">
              <a:extLst xmlns:a="http://schemas.openxmlformats.org/drawingml/2006/main">
                <a:ext uri="{FF2B5EF4-FFF2-40B4-BE49-F238E27FC236}">
                  <a16:creationId xmlns:a16="http://schemas.microsoft.com/office/drawing/2014/main" id="{318624EC-D943-4856-B5AA-5203841CE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anchor>
        </w:drawing>
      </w:r>
    </w:p>
    <w:p w14:paraId="1CFD4D21" w14:textId="0A5FB88E" w:rsidR="00CA7270" w:rsidRDefault="00CA7270" w:rsidP="00696E4F">
      <w:pPr>
        <w:jc w:val="left"/>
      </w:pPr>
      <w:r>
        <w:lastRenderedPageBreak/>
        <w:t xml:space="preserve">Die Ergebnisse der Aussage 1 in Szenario 2 ergeben einen Mittelwert von 3,67 und einen Median von 4 auf einer Skala mit dem </w:t>
      </w:r>
      <w:r w:rsidR="00B86D02">
        <w:t>Minimalwert 1 (trifft gar nicht zu) und dem Maximalwert 5 (trifft voll zu)</w:t>
      </w:r>
      <w:r>
        <w:t>.</w:t>
      </w:r>
      <w:r w:rsidR="00696E4F">
        <w:t xml:space="preserve"> </w:t>
      </w:r>
      <w:r w:rsidR="00AA3690">
        <w:rPr>
          <w:sz w:val="21"/>
          <w:szCs w:val="21"/>
        </w:rPr>
        <w:t>Die Mehrheit</w:t>
      </w:r>
      <w:r w:rsidR="00696E4F">
        <w:rPr>
          <w:sz w:val="21"/>
          <w:szCs w:val="21"/>
        </w:rPr>
        <w:t xml:space="preserve"> der Bewertungen (5</w:t>
      </w:r>
      <w:r w:rsidR="00365242">
        <w:rPr>
          <w:sz w:val="21"/>
          <w:szCs w:val="21"/>
        </w:rPr>
        <w:t>0</w:t>
      </w:r>
      <w:r w:rsidR="00696E4F">
        <w:rPr>
          <w:sz w:val="21"/>
          <w:szCs w:val="21"/>
        </w:rPr>
        <w:t>%) befindet sich zwischen den Werten 2,75 und 4,25.</w:t>
      </w:r>
      <w:r w:rsidR="00192125">
        <w:rPr>
          <w:sz w:val="21"/>
          <w:szCs w:val="21"/>
        </w:rPr>
        <w:t xml:space="preserve"> Die Antennen der Box zeigen einen Minimalwert von 2 und einen Maximalwert von 5 an. Ausreißer gibt es nicht.</w:t>
      </w:r>
      <w:r w:rsidR="007B5EEE">
        <w:rPr>
          <w:sz w:val="21"/>
          <w:szCs w:val="21"/>
        </w:rPr>
        <w:t xml:space="preserve"> Der Vergleich des Mittelwerts (3,67) und des </w:t>
      </w:r>
      <w:proofErr w:type="spellStart"/>
      <w:r w:rsidR="007B5EEE">
        <w:rPr>
          <w:sz w:val="21"/>
          <w:szCs w:val="21"/>
        </w:rPr>
        <w:t>Medians</w:t>
      </w:r>
      <w:proofErr w:type="spellEnd"/>
      <w:r w:rsidR="007B5EEE">
        <w:rPr>
          <w:sz w:val="21"/>
          <w:szCs w:val="21"/>
        </w:rPr>
        <w:t xml:space="preserve"> (4), lässt eine </w:t>
      </w:r>
      <w:r w:rsidR="002005AD">
        <w:rPr>
          <w:sz w:val="21"/>
          <w:szCs w:val="21"/>
        </w:rPr>
        <w:t>mehrheitliche</w:t>
      </w:r>
      <w:r w:rsidR="007B5EEE">
        <w:rPr>
          <w:sz w:val="21"/>
          <w:szCs w:val="21"/>
        </w:rPr>
        <w:t xml:space="preserve"> Zustimmung interpretieren. Für den überwiegend meiste Teil der Probanden (</w:t>
      </w:r>
      <w:r w:rsidR="00E31E40">
        <w:rPr>
          <w:sz w:val="21"/>
          <w:szCs w:val="21"/>
        </w:rPr>
        <w:t>4</w:t>
      </w:r>
      <w:r w:rsidR="007B5EEE">
        <w:rPr>
          <w:sz w:val="21"/>
          <w:szCs w:val="21"/>
        </w:rPr>
        <w:t>/6) hat sich das Laufen in VR natürlich angefühlt (Wertung</w:t>
      </w:r>
      <w:r w:rsidR="00E31E40">
        <w:rPr>
          <w:sz w:val="21"/>
          <w:szCs w:val="21"/>
        </w:rPr>
        <w:t xml:space="preserve"> 4 und</w:t>
      </w:r>
      <w:r w:rsidR="007B5EEE">
        <w:rPr>
          <w:sz w:val="21"/>
          <w:szCs w:val="21"/>
        </w:rPr>
        <w:t xml:space="preserve"> 5)</w:t>
      </w:r>
      <w:r w:rsidR="00C8793B">
        <w:rPr>
          <w:sz w:val="21"/>
          <w:szCs w:val="21"/>
        </w:rPr>
        <w:t xml:space="preserve"> und für </w:t>
      </w:r>
      <w:r w:rsidR="007B5EEE">
        <w:rPr>
          <w:sz w:val="21"/>
          <w:szCs w:val="21"/>
        </w:rPr>
        <w:t>nur ein Teilnehmer nicht (Wertung 1).</w:t>
      </w:r>
      <w:r w:rsidR="00C8793B">
        <w:rPr>
          <w:sz w:val="21"/>
          <w:szCs w:val="21"/>
        </w:rPr>
        <w:t xml:space="preserve"> Ein Teilnehmer war der Aussage gegenüber neutral</w:t>
      </w:r>
      <w:r w:rsidR="005F5C9C">
        <w:rPr>
          <w:sz w:val="21"/>
          <w:szCs w:val="21"/>
        </w:rPr>
        <w:t xml:space="preserve"> gestimmt</w:t>
      </w:r>
      <w:r w:rsidR="00C8793B">
        <w:rPr>
          <w:sz w:val="21"/>
          <w:szCs w:val="21"/>
        </w:rPr>
        <w:t xml:space="preserve"> (Wertung 3)</w:t>
      </w:r>
      <w:r w:rsidR="00140271">
        <w:rPr>
          <w:sz w:val="21"/>
          <w:szCs w:val="21"/>
        </w:rPr>
        <w:t>.</w:t>
      </w:r>
    </w:p>
    <w:p w14:paraId="1DBE157F" w14:textId="47E21139" w:rsidR="00166A46" w:rsidRDefault="00166A46" w:rsidP="00FC69F0">
      <w:pPr>
        <w:pStyle w:val="Heading4"/>
      </w:pPr>
      <w:r>
        <w:t>Aussage</w:t>
      </w:r>
      <w:r w:rsidR="005950C8">
        <w:t xml:space="preserve"> 2: </w:t>
      </w:r>
      <w:r w:rsidR="005950C8" w:rsidRPr="005950C8">
        <w:t>Sie haben Ihr Denken und Handeln in die VR projiziert.</w:t>
      </w:r>
    </w:p>
    <w:p w14:paraId="46BBA1BB" w14:textId="3F0084EC" w:rsidR="00443949" w:rsidRPr="00443949" w:rsidRDefault="00443949" w:rsidP="00443949">
      <w:r>
        <w:t>Im Folgenden werden die Häufigkeiten und Verteilungen der Aussage 2 in den jeweiligen Durchläufen visualisiert, interpretiert und verglichen.</w:t>
      </w:r>
    </w:p>
    <w:p w14:paraId="06CE7107" w14:textId="7C65A4C3" w:rsidR="000D7FDB" w:rsidRDefault="000D7FDB" w:rsidP="000D7FDB">
      <w:pPr>
        <w:pStyle w:val="Heading5"/>
      </w:pPr>
      <w:r>
        <w:t>Baseline 1</w:t>
      </w:r>
    </w:p>
    <w:p w14:paraId="626ECC84" w14:textId="33EFC4B0" w:rsidR="00D12913" w:rsidRPr="00D12913" w:rsidRDefault="006C6F91" w:rsidP="00D12913">
      <w:r>
        <w:rPr>
          <w:noProof/>
        </w:rPr>
        <mc:AlternateContent>
          <mc:Choice Requires="wps">
            <w:drawing>
              <wp:anchor distT="0" distB="0" distL="114300" distR="114300" simplePos="0" relativeHeight="251712512" behindDoc="0" locked="0" layoutInCell="1" allowOverlap="1" wp14:anchorId="6F6936FC" wp14:editId="71D7E02C">
                <wp:simplePos x="0" y="0"/>
                <wp:positionH relativeFrom="column">
                  <wp:posOffset>1270</wp:posOffset>
                </wp:positionH>
                <wp:positionV relativeFrom="paragraph">
                  <wp:posOffset>2522220</wp:posOffset>
                </wp:positionV>
                <wp:extent cx="5939790" cy="177800"/>
                <wp:effectExtent l="0" t="0" r="3810" b="0"/>
                <wp:wrapTopAndBottom/>
                <wp:docPr id="108" name="Textfeld 108"/>
                <wp:cNvGraphicFramePr/>
                <a:graphic xmlns:a="http://schemas.openxmlformats.org/drawingml/2006/main">
                  <a:graphicData uri="http://schemas.microsoft.com/office/word/2010/wordprocessingShape">
                    <wps:wsp>
                      <wps:cNvSpPr txBox="1"/>
                      <wps:spPr>
                        <a:xfrm>
                          <a:off x="0" y="0"/>
                          <a:ext cx="5939790" cy="177800"/>
                        </a:xfrm>
                        <a:prstGeom prst="rect">
                          <a:avLst/>
                        </a:prstGeom>
                        <a:solidFill>
                          <a:prstClr val="white"/>
                        </a:solidFill>
                        <a:ln>
                          <a:noFill/>
                        </a:ln>
                      </wps:spPr>
                      <wps:txbx>
                        <w:txbxContent>
                          <w:p w14:paraId="04D749B6" w14:textId="753CF7D2" w:rsidR="006C6F91" w:rsidRPr="009C2CBF" w:rsidRDefault="006C6F91" w:rsidP="006C6F91">
                            <w:pPr>
                              <w:pStyle w:val="Caption"/>
                              <w:rPr>
                                <w:noProof/>
                                <w:szCs w:val="24"/>
                              </w:rPr>
                            </w:pPr>
                            <w:r>
                              <w:t xml:space="preserve">Abb. </w:t>
                            </w:r>
                            <w:r w:rsidR="006F6ED2">
                              <w:fldChar w:fldCharType="begin"/>
                            </w:r>
                            <w:r w:rsidR="006F6ED2">
                              <w:instrText xml:space="preserve"> SEQ Abb. \* ARABIC </w:instrText>
                            </w:r>
                            <w:r w:rsidR="006F6ED2">
                              <w:fldChar w:fldCharType="separate"/>
                            </w:r>
                            <w:r w:rsidR="00B34494">
                              <w:rPr>
                                <w:noProof/>
                              </w:rPr>
                              <w:t>56</w:t>
                            </w:r>
                            <w:r w:rsidR="006F6ED2">
                              <w:rPr>
                                <w:noProof/>
                              </w:rPr>
                              <w:fldChar w:fldCharType="end"/>
                            </w:r>
                            <w:r>
                              <w:t xml:space="preserve">: </w:t>
                            </w:r>
                            <w:r w:rsidRPr="00245AA6">
                              <w:t xml:space="preserve">Häufigkeiten und Verteilung der Aussage </w:t>
                            </w:r>
                            <w:r>
                              <w:t>2</w:t>
                            </w:r>
                            <w:r w:rsidRPr="00245AA6">
                              <w:t xml:space="preserve"> in Baseline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936FC" id="Textfeld 108" o:spid="_x0000_s1031" type="#_x0000_t202" style="position:absolute;left:0;text-align:left;margin-left:.1pt;margin-top:198.6pt;width:467.7pt;height:1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" stroked="f">
                <v:textbox inset="0,0,0,0">
                  <w:txbxContent>
                    <w:p w14:paraId="04D749B6" w14:textId="753CF7D2" w:rsidR="006C6F91" w:rsidRPr="009C2CBF" w:rsidRDefault="006C6F91" w:rsidP="006C6F91">
                      <w:pPr>
                        <w:pStyle w:val="Beschriftung"/>
                        <w:rPr>
                          <w:noProof/>
                          <w:szCs w:val="24"/>
                        </w:rPr>
                      </w:pPr>
                      <w:r>
                        <w:t xml:space="preserve">Abb. </w:t>
                      </w:r>
                      <w:fldSimple w:instr=" SEQ Abb. \* ARABIC ">
                        <w:r w:rsidR="00B34494">
                          <w:rPr>
                            <w:noProof/>
                          </w:rPr>
                          <w:t>56</w:t>
                        </w:r>
                      </w:fldSimple>
                      <w:r>
                        <w:t xml:space="preserve">: </w:t>
                      </w:r>
                      <w:r w:rsidRPr="00245AA6">
                        <w:t xml:space="preserve">Häufigkeiten und Verteilung der Aussage </w:t>
                      </w:r>
                      <w:r>
                        <w:t>2</w:t>
                      </w:r>
                      <w:r w:rsidRPr="00245AA6">
                        <w:t xml:space="preserve"> in Baseline 1</w:t>
                      </w:r>
                    </w:p>
                  </w:txbxContent>
                </v:textbox>
                <w10:wrap type="topAndBottom"/>
              </v:shape>
            </w:pict>
          </mc:Fallback>
        </mc:AlternateContent>
      </w:r>
      <w:r w:rsidR="00D12913">
        <w:t xml:space="preserve">Aussage 2 in Baseline 1 wurde </w:t>
      </w:r>
      <w:proofErr w:type="spellStart"/>
      <w:r w:rsidR="00D12913">
        <w:t>ein Mal</w:t>
      </w:r>
      <w:proofErr w:type="spellEnd"/>
      <w:r w:rsidR="00D12913">
        <w:t xml:space="preserve"> mit der Wertung </w:t>
      </w:r>
      <w:r w:rsidR="00C9323E">
        <w:t>1</w:t>
      </w:r>
      <w:r w:rsidR="00D12913">
        <w:t xml:space="preserve"> (trifft </w:t>
      </w:r>
      <w:r w:rsidR="00C9323E">
        <w:t>gar nicht zu</w:t>
      </w:r>
      <w:r w:rsidR="00D12913">
        <w:t xml:space="preserve">), </w:t>
      </w:r>
      <w:proofErr w:type="spellStart"/>
      <w:r w:rsidR="00D12913">
        <w:t>ein Mal</w:t>
      </w:r>
      <w:proofErr w:type="spellEnd"/>
      <w:r w:rsidR="00D12913">
        <w:t xml:space="preserve"> mit der Wertung </w:t>
      </w:r>
      <w:r w:rsidR="00C9323E">
        <w:t xml:space="preserve">2 </w:t>
      </w:r>
      <w:r w:rsidR="00D12913">
        <w:t>(</w:t>
      </w:r>
      <w:r w:rsidR="00C9323E">
        <w:t>trifft eher nicht zu</w:t>
      </w:r>
      <w:r w:rsidR="00D12913">
        <w:t>)</w:t>
      </w:r>
      <w:r w:rsidR="00C9323E">
        <w:t xml:space="preserve"> </w:t>
      </w:r>
      <w:r w:rsidR="00D12913">
        <w:t xml:space="preserve">und </w:t>
      </w:r>
      <w:r w:rsidR="00C9323E">
        <w:t>vier</w:t>
      </w:r>
      <w:r w:rsidR="00D12913">
        <w:t xml:space="preserve"> Mal mit der Wertung 5 (trifft voll zu) bewertet (siehe </w:t>
      </w:r>
      <w:proofErr w:type="gramStart"/>
      <w:r w:rsidR="00D12913">
        <w:t>Grafik )</w:t>
      </w:r>
      <w:proofErr w:type="gramEnd"/>
      <w:r w:rsidR="00D12913">
        <w:t>.</w:t>
      </w:r>
    </w:p>
    <w:p w14:paraId="01F67400" w14:textId="02A52A6B" w:rsidR="00D12913" w:rsidRDefault="00563B45" w:rsidP="00563B45">
      <w:pPr>
        <w:jc w:val="left"/>
        <w:rPr>
          <w:noProof/>
        </w:rPr>
      </w:pPr>
      <w:r>
        <w:rPr>
          <w:noProof/>
        </w:rPr>
        <mc:AlternateContent>
          <mc:Choice Requires="cx1">
            <w:drawing>
              <wp:anchor distT="0" distB="0" distL="114300" distR="114300" simplePos="0" relativeHeight="251668480" behindDoc="0" locked="0" layoutInCell="1" allowOverlap="1" wp14:anchorId="1E5CA16F" wp14:editId="504D7D24">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6"/>
                  </a:graphicData>
                </a:graphic>
              </wp:anchor>
            </w:drawing>
          </mc:Choice>
          <mc:Fallback>
            <w:drawing>
              <wp:anchor distT="0" distB="0" distL="114300" distR="114300" simplePos="0" relativeHeight="251668480" behindDoc="0" locked="0" layoutInCell="1" allowOverlap="1" wp14:anchorId="1E5CA16F" wp14:editId="504D7D24">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5" name="Diagramm 85">
                          <a:extLst>
                            <a:ext uri="{FF2B5EF4-FFF2-40B4-BE49-F238E27FC236}">
                              <a16:creationId xmlns:a16="http://schemas.microsoft.com/office/drawing/2014/main" id="{0E24F5F8-C349-4178-B4A1-88FE4E1A9FCA}"/>
                            </a:ext>
                          </a:extLst>
                        </pic:cNvPr>
                        <pic:cNvPicPr>
                          <a:picLocks noGrp="1" noRot="1" noChangeAspect="1" noMove="1" noResize="1" noEditPoints="1" noAdjustHandles="1" noChangeArrowheads="1" noChangeShapeType="1"/>
                        </pic:cNvPicPr>
                      </pic:nvPicPr>
                      <pic:blipFill>
                        <a:blip r:embed="rId87"/>
                        <a:stretch>
                          <a:fillRect/>
                        </a:stretch>
                      </pic:blipFill>
                      <pic:spPr>
                        <a:xfrm>
                          <a:off x="0" y="0"/>
                          <a:ext cx="2411730" cy="1979930"/>
                        </a:xfrm>
                        <a:prstGeom prst="rect">
                          <a:avLst/>
                        </a:prstGeom>
                      </pic:spPr>
                    </pic:pic>
                  </a:graphicData>
                </a:graphic>
              </wp:anchor>
            </w:drawing>
          </mc:Fallback>
        </mc:AlternateContent>
      </w:r>
      <w:r w:rsidR="00D12913">
        <w:rPr>
          <w:noProof/>
        </w:rPr>
        <w:drawing>
          <wp:anchor distT="0" distB="0" distL="114300" distR="114300" simplePos="0" relativeHeight="251669504" behindDoc="0" locked="0" layoutInCell="1" allowOverlap="1" wp14:anchorId="5FEA9CF3" wp14:editId="46392A2F">
            <wp:simplePos x="0" y="0"/>
            <wp:positionH relativeFrom="margin">
              <wp:align>left</wp:align>
            </wp:positionH>
            <wp:positionV relativeFrom="paragraph">
              <wp:posOffset>0</wp:posOffset>
            </wp:positionV>
            <wp:extent cx="3420000" cy="1980000"/>
            <wp:effectExtent l="0" t="0" r="9525" b="1270"/>
            <wp:wrapTopAndBottom/>
            <wp:docPr id="39" name="Diagramm 39">
              <a:extLst xmlns:a="http://schemas.openxmlformats.org/drawingml/2006/main">
                <a:ext uri="{FF2B5EF4-FFF2-40B4-BE49-F238E27FC236}">
                  <a16:creationId xmlns:a16="http://schemas.microsoft.com/office/drawing/2014/main" id="{D32D5256-79D5-4122-ABE1-D11C4C708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anchor>
        </w:drawing>
      </w:r>
    </w:p>
    <w:p w14:paraId="64FE9E6C" w14:textId="76488FF8" w:rsidR="00E6293F" w:rsidRPr="00DB022A" w:rsidRDefault="00563B45" w:rsidP="00E6293F">
      <w:pPr>
        <w:jc w:val="left"/>
      </w:pPr>
      <w:r>
        <w:t>Die Ergebnisse der Aussage 2 in Baseline 1 ergeben einen Mittelwert von 3,</w:t>
      </w:r>
      <w:r w:rsidR="005546E4">
        <w:t>83</w:t>
      </w:r>
      <w:r>
        <w:t xml:space="preserve"> und einen Median von </w:t>
      </w:r>
      <w:r w:rsidR="005546E4">
        <w:t xml:space="preserve">5 </w:t>
      </w:r>
      <w:r>
        <w:t xml:space="preserve">auf einer Skala mit dem Minimalwert </w:t>
      </w:r>
      <w:r w:rsidR="005546E4">
        <w:t>1</w:t>
      </w:r>
      <w:r>
        <w:t xml:space="preserve"> (trifft </w:t>
      </w:r>
      <w:r w:rsidR="005546E4">
        <w:t>gar</w:t>
      </w:r>
      <w:r>
        <w:t xml:space="preserve"> nicht zu) und dem Maximalwert 5 (trifft voll zu).</w:t>
      </w:r>
      <w:r w:rsidR="00F16131">
        <w:t xml:space="preserve"> </w:t>
      </w:r>
      <w:r w:rsidR="00AA3690">
        <w:rPr>
          <w:sz w:val="21"/>
          <w:szCs w:val="21"/>
        </w:rPr>
        <w:t>Die Mehrheit</w:t>
      </w:r>
      <w:r w:rsidR="00F16131">
        <w:rPr>
          <w:sz w:val="21"/>
          <w:szCs w:val="21"/>
        </w:rPr>
        <w:t xml:space="preserve"> der Bewertungen (75%) befindet sich zwischen den Werten 1,75 und 5.</w:t>
      </w:r>
      <w:r w:rsidR="00BB3803">
        <w:rPr>
          <w:sz w:val="21"/>
          <w:szCs w:val="21"/>
        </w:rPr>
        <w:t xml:space="preserve"> Die untere Antenne der Box zeigt einen Minimalwert von 1.</w:t>
      </w:r>
      <w:r w:rsidR="009D4733">
        <w:rPr>
          <w:sz w:val="21"/>
          <w:szCs w:val="21"/>
        </w:rPr>
        <w:t xml:space="preserve"> Einen oder mehrere Ausreißer gibt es nicht.</w:t>
      </w:r>
      <w:r w:rsidR="00E6293F">
        <w:rPr>
          <w:sz w:val="21"/>
          <w:szCs w:val="21"/>
        </w:rPr>
        <w:t xml:space="preserve"> Der Vergleich des Mittelwerts (3,83) und des </w:t>
      </w:r>
      <w:proofErr w:type="spellStart"/>
      <w:r w:rsidR="00E6293F">
        <w:rPr>
          <w:sz w:val="21"/>
          <w:szCs w:val="21"/>
        </w:rPr>
        <w:t>Medians</w:t>
      </w:r>
      <w:proofErr w:type="spellEnd"/>
      <w:r w:rsidR="00E6293F">
        <w:rPr>
          <w:sz w:val="21"/>
          <w:szCs w:val="21"/>
        </w:rPr>
        <w:t xml:space="preserve"> (5), lässt eine mehrheitliche Zustimmung interpretieren. </w:t>
      </w:r>
      <w:r w:rsidR="00286D3B">
        <w:rPr>
          <w:sz w:val="21"/>
          <w:szCs w:val="21"/>
        </w:rPr>
        <w:t>die überwiegende Mehrheit</w:t>
      </w:r>
      <w:r w:rsidR="00E6293F">
        <w:rPr>
          <w:sz w:val="21"/>
          <w:szCs w:val="21"/>
        </w:rPr>
        <w:t xml:space="preserve"> der Probanden (4/6) hat Ihr Denken und Handeln in die VR projiziert (Wertung 5) und </w:t>
      </w:r>
      <w:r w:rsidR="00EF001A">
        <w:rPr>
          <w:sz w:val="21"/>
          <w:szCs w:val="21"/>
        </w:rPr>
        <w:t>zwei</w:t>
      </w:r>
      <w:r w:rsidR="00E6293F">
        <w:rPr>
          <w:sz w:val="21"/>
          <w:szCs w:val="21"/>
        </w:rPr>
        <w:t xml:space="preserve"> Teilnehmer nicht (Wertung</w:t>
      </w:r>
      <w:r w:rsidR="00EF001A">
        <w:rPr>
          <w:sz w:val="21"/>
          <w:szCs w:val="21"/>
        </w:rPr>
        <w:t xml:space="preserve"> 1 und</w:t>
      </w:r>
      <w:r w:rsidR="00E6293F">
        <w:rPr>
          <w:sz w:val="21"/>
          <w:szCs w:val="21"/>
        </w:rPr>
        <w:t xml:space="preserve"> 2). </w:t>
      </w:r>
    </w:p>
    <w:p w14:paraId="7AA276CA" w14:textId="17108C86" w:rsidR="00563B45" w:rsidRPr="00D12913" w:rsidRDefault="00563B45" w:rsidP="00563B45">
      <w:pPr>
        <w:jc w:val="left"/>
      </w:pPr>
    </w:p>
    <w:p w14:paraId="7F5E263E" w14:textId="009927FD" w:rsidR="000D7FDB" w:rsidRDefault="000D7FDB" w:rsidP="000D7FDB">
      <w:pPr>
        <w:pStyle w:val="Heading5"/>
      </w:pPr>
      <w:r>
        <w:lastRenderedPageBreak/>
        <w:t>Baseline 2</w:t>
      </w:r>
    </w:p>
    <w:p w14:paraId="1E385DD8" w14:textId="4C8467F1" w:rsidR="0033008A" w:rsidRDefault="006C6F91" w:rsidP="006C6F91">
      <w:r>
        <w:rPr>
          <w:noProof/>
        </w:rPr>
        <mc:AlternateContent>
          <mc:Choice Requires="wps">
            <w:drawing>
              <wp:anchor distT="0" distB="0" distL="114300" distR="114300" simplePos="0" relativeHeight="251714560" behindDoc="0" locked="0" layoutInCell="1" allowOverlap="1" wp14:anchorId="6683FD93" wp14:editId="13CE5D14">
                <wp:simplePos x="0" y="0"/>
                <wp:positionH relativeFrom="column">
                  <wp:posOffset>1270</wp:posOffset>
                </wp:positionH>
                <wp:positionV relativeFrom="paragraph">
                  <wp:posOffset>2611755</wp:posOffset>
                </wp:positionV>
                <wp:extent cx="5939790" cy="635"/>
                <wp:effectExtent l="0" t="0" r="3810" b="6350"/>
                <wp:wrapTopAndBottom/>
                <wp:docPr id="109" name="Textfeld 10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D4D59E2" w14:textId="2D175178" w:rsidR="006C6F91" w:rsidRPr="00C249B6" w:rsidRDefault="006C6F91" w:rsidP="006C6F91">
                            <w:pPr>
                              <w:pStyle w:val="Caption"/>
                              <w:rPr>
                                <w:noProof/>
                                <w:szCs w:val="24"/>
                              </w:rPr>
                            </w:pPr>
                            <w:r>
                              <w:t xml:space="preserve">Abb. </w:t>
                            </w:r>
                            <w:r w:rsidR="006F6ED2">
                              <w:fldChar w:fldCharType="begin"/>
                            </w:r>
                            <w:r w:rsidR="006F6ED2">
                              <w:instrText xml:space="preserve"> SEQ Abb. \* ARABIC </w:instrText>
                            </w:r>
                            <w:r w:rsidR="006F6ED2">
                              <w:fldChar w:fldCharType="separate"/>
                            </w:r>
                            <w:r w:rsidR="00B34494">
                              <w:rPr>
                                <w:noProof/>
                              </w:rPr>
                              <w:t>57</w:t>
                            </w:r>
                            <w:r w:rsidR="006F6ED2">
                              <w:rPr>
                                <w:noProof/>
                              </w:rPr>
                              <w:fldChar w:fldCharType="end"/>
                            </w:r>
                            <w:r>
                              <w:t xml:space="preserve">: </w:t>
                            </w:r>
                            <w:r w:rsidRPr="00A91BE9">
                              <w:t xml:space="preserve">Häufigkeiten und Verteilung der Aussage </w:t>
                            </w:r>
                            <w:r>
                              <w:t>2</w:t>
                            </w:r>
                            <w:r w:rsidRPr="00A91BE9">
                              <w:t xml:space="preserve"> in Baseline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83FD93" id="Textfeld 109" o:spid="_x0000_s1032" type="#_x0000_t202" style="position:absolute;left:0;text-align:left;margin-left:.1pt;margin-top:205.65pt;width:467.7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" stroked="f">
                <v:textbox style="mso-fit-shape-to-text:t" inset="0,0,0,0">
                  <w:txbxContent>
                    <w:p w14:paraId="6D4D59E2" w14:textId="2D175178" w:rsidR="006C6F91" w:rsidRPr="00C249B6" w:rsidRDefault="006C6F91" w:rsidP="006C6F91">
                      <w:pPr>
                        <w:pStyle w:val="Beschriftung"/>
                        <w:rPr>
                          <w:noProof/>
                          <w:szCs w:val="24"/>
                        </w:rPr>
                      </w:pPr>
                      <w:r>
                        <w:t xml:space="preserve">Abb. </w:t>
                      </w:r>
                      <w:fldSimple w:instr=" SEQ Abb. \* ARABIC ">
                        <w:r w:rsidR="00B34494">
                          <w:rPr>
                            <w:noProof/>
                          </w:rPr>
                          <w:t>57</w:t>
                        </w:r>
                      </w:fldSimple>
                      <w:r>
                        <w:t xml:space="preserve">: </w:t>
                      </w:r>
                      <w:r w:rsidRPr="00A91BE9">
                        <w:t xml:space="preserve">Häufigkeiten und Verteilung der Aussage </w:t>
                      </w:r>
                      <w:r>
                        <w:t>2</w:t>
                      </w:r>
                      <w:r w:rsidRPr="00A91BE9">
                        <w:t xml:space="preserve"> in Baseline </w:t>
                      </w:r>
                      <w:r>
                        <w:t>2</w:t>
                      </w:r>
                    </w:p>
                  </w:txbxContent>
                </v:textbox>
                <w10:wrap type="topAndBottom"/>
              </v:shape>
            </w:pict>
          </mc:Fallback>
        </mc:AlternateContent>
      </w:r>
      <w:r w:rsidR="00C530E7">
        <w:rPr>
          <w:noProof/>
        </w:rPr>
        <mc:AlternateContent>
          <mc:Choice Requires="cx1">
            <w:drawing>
              <wp:anchor distT="0" distB="0" distL="114300" distR="114300" simplePos="0" relativeHeight="251671552" behindDoc="0" locked="0" layoutInCell="1" allowOverlap="1" wp14:anchorId="6BD4148A" wp14:editId="7C48F1A0">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9"/>
                  </a:graphicData>
                </a:graphic>
              </wp:anchor>
            </w:drawing>
          </mc:Choice>
          <mc:Fallback>
            <w:drawing>
              <wp:anchor distT="0" distB="0" distL="114300" distR="114300" simplePos="0" relativeHeight="251671552" behindDoc="0" locked="0" layoutInCell="1" allowOverlap="1" wp14:anchorId="6BD4148A" wp14:editId="7C48F1A0">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6" name="Diagramm 86">
                          <a:extLst>
                            <a:ext uri="{FF2B5EF4-FFF2-40B4-BE49-F238E27FC236}">
                              <a16:creationId xmlns:a16="http://schemas.microsoft.com/office/drawing/2014/main" id="{33A2CF9D-340A-42EE-AF04-BD07CF6C68DC}"/>
                            </a:ext>
                          </a:extLst>
                        </pic:cNvPr>
                        <pic:cNvPicPr>
                          <a:picLocks noGrp="1" noRot="1" noChangeAspect="1" noMove="1" noResize="1" noEditPoints="1" noAdjustHandles="1" noChangeArrowheads="1" noChangeShapeType="1"/>
                        </pic:cNvPicPr>
                      </pic:nvPicPr>
                      <pic:blipFill>
                        <a:blip r:embed="rId90"/>
                        <a:stretch>
                          <a:fillRect/>
                        </a:stretch>
                      </pic:blipFill>
                      <pic:spPr>
                        <a:xfrm>
                          <a:off x="0" y="0"/>
                          <a:ext cx="2411730" cy="1979930"/>
                        </a:xfrm>
                        <a:prstGeom prst="rect">
                          <a:avLst/>
                        </a:prstGeom>
                      </pic:spPr>
                    </pic:pic>
                  </a:graphicData>
                </a:graphic>
              </wp:anchor>
            </w:drawing>
          </mc:Fallback>
        </mc:AlternateContent>
      </w:r>
      <w:r w:rsidR="00C530E7">
        <w:rPr>
          <w:noProof/>
        </w:rPr>
        <w:drawing>
          <wp:anchor distT="0" distB="0" distL="114300" distR="114300" simplePos="0" relativeHeight="251670528" behindDoc="0" locked="0" layoutInCell="1" allowOverlap="1" wp14:anchorId="404233F0" wp14:editId="49353B4E">
            <wp:simplePos x="0" y="0"/>
            <wp:positionH relativeFrom="margin">
              <wp:align>left</wp:align>
            </wp:positionH>
            <wp:positionV relativeFrom="paragraph">
              <wp:posOffset>574040</wp:posOffset>
            </wp:positionV>
            <wp:extent cx="3420000" cy="1980000"/>
            <wp:effectExtent l="0" t="0" r="9525" b="1270"/>
            <wp:wrapTopAndBottom/>
            <wp:docPr id="43" name="Diagramm 43">
              <a:extLst xmlns:a="http://schemas.openxmlformats.org/drawingml/2006/main">
                <a:ext uri="{FF2B5EF4-FFF2-40B4-BE49-F238E27FC236}">
                  <a16:creationId xmlns:a16="http://schemas.microsoft.com/office/drawing/2014/main" id="{E9377E54-39E7-476D-9E87-F1F8E35FD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anchor>
        </w:drawing>
      </w:r>
      <w:r w:rsidR="0033008A">
        <w:t xml:space="preserve">Aussage 2 in Baseline 2 wurde </w:t>
      </w:r>
      <w:proofErr w:type="spellStart"/>
      <w:r w:rsidR="0033008A">
        <w:t>ein Mal</w:t>
      </w:r>
      <w:proofErr w:type="spellEnd"/>
      <w:r w:rsidR="0033008A">
        <w:t xml:space="preserve"> mit der Wertung 1 (trifft gar nicht zu) und fünf Mal mit der Wertung 5 (trifft voll zu) bewertet (siehe </w:t>
      </w:r>
      <w:proofErr w:type="gramStart"/>
      <w:r w:rsidR="0033008A">
        <w:t>Grafik )</w:t>
      </w:r>
      <w:proofErr w:type="gramEnd"/>
      <w:r w:rsidR="0033008A">
        <w:t>.</w:t>
      </w:r>
    </w:p>
    <w:p w14:paraId="56D0C701" w14:textId="22573A1A" w:rsidR="00A04CD1" w:rsidRPr="0033008A" w:rsidRDefault="00A04CD1" w:rsidP="00203BCD">
      <w:pPr>
        <w:jc w:val="left"/>
      </w:pPr>
      <w:r>
        <w:t>Die Ergebnisse der Aussage 2 in Baseline 2 ergeben einen Mittelwert von 4,33 und einen Median von 5 auf einer Skala mit dem Minimalwert 1 (trifft gar nicht zu) und dem Maximalwert 5 (trifft voll zu).</w:t>
      </w:r>
      <w:r w:rsidR="00161F40">
        <w:t xml:space="preserve"> </w:t>
      </w:r>
      <w:r w:rsidR="00AA3690">
        <w:rPr>
          <w:sz w:val="21"/>
          <w:szCs w:val="21"/>
        </w:rPr>
        <w:t xml:space="preserve">Die Mehrheit </w:t>
      </w:r>
      <w:r w:rsidR="00161F40">
        <w:rPr>
          <w:sz w:val="21"/>
          <w:szCs w:val="21"/>
        </w:rPr>
        <w:t>der Bewertungen (mind. 75%) befindet sich zwischen den Werten 4 und 5.</w:t>
      </w:r>
      <w:r w:rsidR="00347475">
        <w:rPr>
          <w:sz w:val="21"/>
          <w:szCs w:val="21"/>
        </w:rPr>
        <w:t xml:space="preserve"> </w:t>
      </w:r>
      <w:r w:rsidR="001D7D60">
        <w:rPr>
          <w:sz w:val="21"/>
          <w:szCs w:val="21"/>
        </w:rPr>
        <w:t>Bei der Wertung 1 gibt es einen Ausreißer.</w:t>
      </w:r>
      <w:r w:rsidR="00286D3B">
        <w:rPr>
          <w:sz w:val="21"/>
          <w:szCs w:val="21"/>
        </w:rPr>
        <w:t xml:space="preserve"> Der Vergleich des Mittelwerts </w:t>
      </w:r>
      <w:r w:rsidR="003C4CEE">
        <w:rPr>
          <w:sz w:val="21"/>
          <w:szCs w:val="21"/>
        </w:rPr>
        <w:t>(</w:t>
      </w:r>
      <w:r w:rsidR="00286D3B">
        <w:rPr>
          <w:sz w:val="21"/>
          <w:szCs w:val="21"/>
        </w:rPr>
        <w:t xml:space="preserve">4,33) und des </w:t>
      </w:r>
      <w:proofErr w:type="spellStart"/>
      <w:r w:rsidR="00286D3B">
        <w:rPr>
          <w:sz w:val="21"/>
          <w:szCs w:val="21"/>
        </w:rPr>
        <w:t>Medians</w:t>
      </w:r>
      <w:proofErr w:type="spellEnd"/>
      <w:r w:rsidR="00286D3B">
        <w:rPr>
          <w:sz w:val="21"/>
          <w:szCs w:val="21"/>
        </w:rPr>
        <w:t xml:space="preserve"> (5), lässt eine</w:t>
      </w:r>
      <w:r w:rsidR="003C4CEE">
        <w:rPr>
          <w:sz w:val="21"/>
          <w:szCs w:val="21"/>
        </w:rPr>
        <w:t xml:space="preserve"> eindeutige</w:t>
      </w:r>
      <w:r w:rsidR="00286D3B">
        <w:rPr>
          <w:sz w:val="21"/>
          <w:szCs w:val="21"/>
        </w:rPr>
        <w:t xml:space="preserve"> mehrheitliche Zustimmung interpretieren. </w:t>
      </w:r>
      <w:r w:rsidR="00D32ADF">
        <w:rPr>
          <w:sz w:val="21"/>
          <w:szCs w:val="21"/>
        </w:rPr>
        <w:t>D</w:t>
      </w:r>
      <w:r w:rsidR="00286D3B">
        <w:rPr>
          <w:sz w:val="21"/>
          <w:szCs w:val="21"/>
        </w:rPr>
        <w:t>er überwiegend</w:t>
      </w:r>
      <w:r w:rsidR="00D32ADF">
        <w:rPr>
          <w:sz w:val="21"/>
          <w:szCs w:val="21"/>
        </w:rPr>
        <w:t xml:space="preserve"> meiste Teil</w:t>
      </w:r>
      <w:r w:rsidR="00286D3B">
        <w:rPr>
          <w:sz w:val="21"/>
          <w:szCs w:val="21"/>
        </w:rPr>
        <w:t xml:space="preserve"> der Probanden (</w:t>
      </w:r>
      <w:r w:rsidR="00D32ADF">
        <w:rPr>
          <w:sz w:val="21"/>
          <w:szCs w:val="21"/>
        </w:rPr>
        <w:t>5</w:t>
      </w:r>
      <w:r w:rsidR="00286D3B">
        <w:rPr>
          <w:sz w:val="21"/>
          <w:szCs w:val="21"/>
        </w:rPr>
        <w:t>/6) hat Ihr Denken und Handeln in die VR projiziert (Wertung 5) un</w:t>
      </w:r>
      <w:r w:rsidR="00D32ADF">
        <w:rPr>
          <w:sz w:val="21"/>
          <w:szCs w:val="21"/>
        </w:rPr>
        <w:t>d lediglich ein</w:t>
      </w:r>
      <w:r w:rsidR="00286D3B">
        <w:rPr>
          <w:sz w:val="21"/>
          <w:szCs w:val="21"/>
        </w:rPr>
        <w:t xml:space="preserve"> Teilnehmer nicht (Wertung 1). </w:t>
      </w:r>
    </w:p>
    <w:p w14:paraId="18BC0F89" w14:textId="19FD7C5D" w:rsidR="000D7FDB" w:rsidRDefault="000D7FDB" w:rsidP="000D7FDB">
      <w:pPr>
        <w:pStyle w:val="Heading5"/>
      </w:pPr>
      <w:r>
        <w:t>Baseline 3</w:t>
      </w:r>
    </w:p>
    <w:p w14:paraId="2C98BB40" w14:textId="1C5506DC" w:rsidR="00F1011B" w:rsidRPr="00F1011B" w:rsidRDefault="00F311F8" w:rsidP="00F1011B">
      <w:r>
        <w:rPr>
          <w:noProof/>
        </w:rPr>
        <mc:AlternateContent>
          <mc:Choice Requires="wps">
            <w:drawing>
              <wp:anchor distT="0" distB="0" distL="114300" distR="114300" simplePos="0" relativeHeight="251716608" behindDoc="0" locked="0" layoutInCell="1" allowOverlap="1" wp14:anchorId="7B7C95BE" wp14:editId="2FC3B734">
                <wp:simplePos x="0" y="0"/>
                <wp:positionH relativeFrom="column">
                  <wp:posOffset>1270</wp:posOffset>
                </wp:positionH>
                <wp:positionV relativeFrom="paragraph">
                  <wp:posOffset>2515870</wp:posOffset>
                </wp:positionV>
                <wp:extent cx="5939790" cy="158750"/>
                <wp:effectExtent l="0" t="0" r="3810" b="0"/>
                <wp:wrapTopAndBottom/>
                <wp:docPr id="110" name="Textfeld 110"/>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728606C8" w14:textId="3B5CEE25" w:rsidR="00F311F8" w:rsidRPr="008035BC" w:rsidRDefault="00F311F8" w:rsidP="00F311F8">
                            <w:pPr>
                              <w:pStyle w:val="Caption"/>
                              <w:rPr>
                                <w:noProof/>
                                <w:szCs w:val="24"/>
                              </w:rPr>
                            </w:pPr>
                            <w:r>
                              <w:t xml:space="preserve">Abb. </w:t>
                            </w:r>
                            <w:r w:rsidR="006F6ED2">
                              <w:fldChar w:fldCharType="begin"/>
                            </w:r>
                            <w:r w:rsidR="006F6ED2">
                              <w:instrText xml:space="preserve"> SEQ Abb. \* ARABIC </w:instrText>
                            </w:r>
                            <w:r w:rsidR="006F6ED2">
                              <w:fldChar w:fldCharType="separate"/>
                            </w:r>
                            <w:r w:rsidR="00B34494">
                              <w:rPr>
                                <w:noProof/>
                              </w:rPr>
                              <w:t>58</w:t>
                            </w:r>
                            <w:r w:rsidR="006F6ED2">
                              <w:rPr>
                                <w:noProof/>
                              </w:rPr>
                              <w:fldChar w:fldCharType="end"/>
                            </w:r>
                            <w:r>
                              <w:t xml:space="preserve">: </w:t>
                            </w:r>
                            <w:r w:rsidRPr="00BE324F">
                              <w:t xml:space="preserve">Häufigkeiten und Verteilung der Aussage </w:t>
                            </w:r>
                            <w:r>
                              <w:t>2</w:t>
                            </w:r>
                            <w:r w:rsidRPr="00BE324F">
                              <w:t xml:space="preserve"> in Baseline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C95BE" id="Textfeld 110" o:spid="_x0000_s1033" type="#_x0000_t202" style="position:absolute;left:0;text-align:left;margin-left:.1pt;margin-top:198.1pt;width:467.7pt;height: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" stroked="f">
                <v:textbox inset="0,0,0,0">
                  <w:txbxContent>
                    <w:p w14:paraId="728606C8" w14:textId="3B5CEE25" w:rsidR="00F311F8" w:rsidRPr="008035BC" w:rsidRDefault="00F311F8" w:rsidP="00F311F8">
                      <w:pPr>
                        <w:pStyle w:val="Beschriftung"/>
                        <w:rPr>
                          <w:noProof/>
                          <w:szCs w:val="24"/>
                        </w:rPr>
                      </w:pPr>
                      <w:r>
                        <w:t xml:space="preserve">Abb. </w:t>
                      </w:r>
                      <w:fldSimple w:instr=" SEQ Abb. \* ARABIC ">
                        <w:r w:rsidR="00B34494">
                          <w:rPr>
                            <w:noProof/>
                          </w:rPr>
                          <w:t>58</w:t>
                        </w:r>
                      </w:fldSimple>
                      <w:r>
                        <w:t xml:space="preserve">: </w:t>
                      </w:r>
                      <w:r w:rsidRPr="00BE324F">
                        <w:t xml:space="preserve">Häufigkeiten und Verteilung der Aussage </w:t>
                      </w:r>
                      <w:r>
                        <w:t>2</w:t>
                      </w:r>
                      <w:r w:rsidRPr="00BE324F">
                        <w:t xml:space="preserve"> in Baseline </w:t>
                      </w:r>
                      <w:r>
                        <w:t>3</w:t>
                      </w:r>
                    </w:p>
                  </w:txbxContent>
                </v:textbox>
                <w10:wrap type="topAndBottom"/>
              </v:shape>
            </w:pict>
          </mc:Fallback>
        </mc:AlternateContent>
      </w:r>
      <w:r w:rsidR="00F1011B">
        <w:t xml:space="preserve">Aussage 2 in Baseline 2 wurde </w:t>
      </w:r>
      <w:proofErr w:type="spellStart"/>
      <w:r w:rsidR="00F1011B">
        <w:t>ein Mal</w:t>
      </w:r>
      <w:proofErr w:type="spellEnd"/>
      <w:r w:rsidR="00F1011B">
        <w:t xml:space="preserve"> mit der Wertung 1 (trifft gar nicht zu) und fünf Mal mit der Wertung 5 (trifft voll zu) bewertet (siehe </w:t>
      </w:r>
      <w:proofErr w:type="gramStart"/>
      <w:r w:rsidR="00F1011B">
        <w:t>Grafik )</w:t>
      </w:r>
      <w:proofErr w:type="gramEnd"/>
      <w:r w:rsidR="00F1011B">
        <w:t>.</w:t>
      </w:r>
    </w:p>
    <w:p w14:paraId="0576290F" w14:textId="5A01044B" w:rsidR="00F1011B" w:rsidRDefault="001F397A" w:rsidP="00443949">
      <w:pPr>
        <w:jc w:val="left"/>
        <w:rPr>
          <w:noProof/>
        </w:rPr>
      </w:pPr>
      <w:r>
        <w:rPr>
          <w:noProof/>
        </w:rPr>
        <mc:AlternateContent>
          <mc:Choice Requires="cx1">
            <w:drawing>
              <wp:anchor distT="0" distB="0" distL="114300" distR="114300" simplePos="0" relativeHeight="251673600" behindDoc="0" locked="0" layoutInCell="1" allowOverlap="1" wp14:anchorId="2289C851" wp14:editId="343A0345">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2"/>
                  </a:graphicData>
                </a:graphic>
              </wp:anchor>
            </w:drawing>
          </mc:Choice>
          <mc:Fallback>
            <w:drawing>
              <wp:anchor distT="0" distB="0" distL="114300" distR="114300" simplePos="0" relativeHeight="251673600" behindDoc="0" locked="0" layoutInCell="1" allowOverlap="1" wp14:anchorId="2289C851" wp14:editId="343A0345">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 name="Diagramm 87">
                          <a:extLst>
                            <a:ext uri="{FF2B5EF4-FFF2-40B4-BE49-F238E27FC236}">
                              <a16:creationId xmlns:a16="http://schemas.microsoft.com/office/drawing/2014/main" id="{8FA53667-78E9-47A0-9F2B-8A94A126FD77}"/>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2411730" cy="1979930"/>
                        </a:xfrm>
                        <a:prstGeom prst="rect">
                          <a:avLst/>
                        </a:prstGeom>
                      </pic:spPr>
                    </pic:pic>
                  </a:graphicData>
                </a:graphic>
              </wp:anchor>
            </w:drawing>
          </mc:Fallback>
        </mc:AlternateContent>
      </w:r>
      <w:r w:rsidR="00F1011B">
        <w:rPr>
          <w:noProof/>
        </w:rPr>
        <w:drawing>
          <wp:anchor distT="0" distB="0" distL="114300" distR="114300" simplePos="0" relativeHeight="251672576" behindDoc="0" locked="0" layoutInCell="1" allowOverlap="1" wp14:anchorId="62CA9A36" wp14:editId="2DB05399">
            <wp:simplePos x="0" y="0"/>
            <wp:positionH relativeFrom="column">
              <wp:posOffset>-1270</wp:posOffset>
            </wp:positionH>
            <wp:positionV relativeFrom="paragraph">
              <wp:posOffset>0</wp:posOffset>
            </wp:positionV>
            <wp:extent cx="3420000" cy="1980000"/>
            <wp:effectExtent l="0" t="0" r="9525" b="1270"/>
            <wp:wrapTopAndBottom/>
            <wp:docPr id="45" name="Diagramm 45">
              <a:extLst xmlns:a="http://schemas.openxmlformats.org/drawingml/2006/main">
                <a:ext uri="{FF2B5EF4-FFF2-40B4-BE49-F238E27FC236}">
                  <a16:creationId xmlns:a16="http://schemas.microsoft.com/office/drawing/2014/main" id="{834D0657-2537-43A0-B3FB-60499566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anchor>
        </w:drawing>
      </w:r>
    </w:p>
    <w:p w14:paraId="4C7525E0" w14:textId="7257D7F3" w:rsidR="00E00AE4" w:rsidRPr="00F1011B" w:rsidRDefault="00E00AE4" w:rsidP="00443949">
      <w:pPr>
        <w:jc w:val="left"/>
      </w:pPr>
      <w:r>
        <w:t>Die Ergebnisse der Aussage 2 in Baseline 3 ergeben einen Mittelwert von 4,33 und einen Median von 5 auf einer Skala mit dem Minimalwert 1 (trifft gar nicht zu) und dem Maximalwert 5 (trifft voll zu</w:t>
      </w:r>
      <w:r w:rsidR="00C6017B">
        <w:t>).</w:t>
      </w:r>
      <w:r w:rsidR="00AA3690" w:rsidRPr="00AA3690">
        <w:rPr>
          <w:sz w:val="21"/>
          <w:szCs w:val="21"/>
        </w:rPr>
        <w:t xml:space="preserve"> </w:t>
      </w:r>
      <w:r w:rsidR="00AA3690">
        <w:rPr>
          <w:sz w:val="21"/>
          <w:szCs w:val="21"/>
        </w:rPr>
        <w:t xml:space="preserve">Die Mehrheit </w:t>
      </w:r>
      <w:r w:rsidR="00161F40">
        <w:rPr>
          <w:sz w:val="21"/>
          <w:szCs w:val="21"/>
        </w:rPr>
        <w:t>der Bewertungen (mind. 75%) befindet sich zwischen den Werten 4 und 5.</w:t>
      </w:r>
      <w:r w:rsidR="002938EC">
        <w:rPr>
          <w:sz w:val="21"/>
          <w:szCs w:val="21"/>
        </w:rPr>
        <w:t xml:space="preserve"> Bei der Wertung 1 gibt es einen Ausreißer.</w:t>
      </w:r>
      <w:r w:rsidR="001F21D8">
        <w:rPr>
          <w:sz w:val="21"/>
          <w:szCs w:val="21"/>
        </w:rPr>
        <w:t xml:space="preserve"> Der Vergleich des Mittelwerts (4,33) und des </w:t>
      </w:r>
      <w:proofErr w:type="spellStart"/>
      <w:r w:rsidR="001F21D8">
        <w:rPr>
          <w:sz w:val="21"/>
          <w:szCs w:val="21"/>
        </w:rPr>
        <w:t>Medians</w:t>
      </w:r>
      <w:proofErr w:type="spellEnd"/>
      <w:r w:rsidR="001F21D8">
        <w:rPr>
          <w:sz w:val="21"/>
          <w:szCs w:val="21"/>
        </w:rPr>
        <w:t xml:space="preserve"> (5), lässt eine eindeutige mehrheitliche </w:t>
      </w:r>
      <w:r w:rsidR="001F21D8">
        <w:rPr>
          <w:sz w:val="21"/>
          <w:szCs w:val="21"/>
        </w:rPr>
        <w:lastRenderedPageBreak/>
        <w:t xml:space="preserve">Zustimmung interpretieren. Der überwiegend meiste Teil der Probanden (5/6) hat Ihr Denken und Handeln in die VR projiziert (Wertung 5) und lediglich ein Teilnehmer nicht (Wertung 1). </w:t>
      </w:r>
    </w:p>
    <w:p w14:paraId="492C9325" w14:textId="36C4A45C" w:rsidR="000D7FDB" w:rsidRDefault="000D7FDB" w:rsidP="000D7FDB">
      <w:pPr>
        <w:pStyle w:val="Heading5"/>
      </w:pPr>
      <w:r>
        <w:t>Szenario 1</w:t>
      </w:r>
    </w:p>
    <w:p w14:paraId="57631C58" w14:textId="77777777" w:rsidR="00F311F8" w:rsidRDefault="00F311F8" w:rsidP="00F311F8">
      <w:r>
        <w:rPr>
          <w:noProof/>
        </w:rPr>
        <mc:AlternateContent>
          <mc:Choice Requires="wps">
            <w:drawing>
              <wp:anchor distT="0" distB="0" distL="114300" distR="114300" simplePos="0" relativeHeight="251718656" behindDoc="0" locked="0" layoutInCell="1" allowOverlap="1" wp14:anchorId="31509147" wp14:editId="0F3F77F4">
                <wp:simplePos x="0" y="0"/>
                <wp:positionH relativeFrom="column">
                  <wp:posOffset>1270</wp:posOffset>
                </wp:positionH>
                <wp:positionV relativeFrom="paragraph">
                  <wp:posOffset>2519680</wp:posOffset>
                </wp:positionV>
                <wp:extent cx="5939790" cy="165100"/>
                <wp:effectExtent l="0" t="0" r="3810" b="6350"/>
                <wp:wrapTopAndBottom/>
                <wp:docPr id="111" name="Textfeld 11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515119E5" w14:textId="5A75F654" w:rsidR="00F311F8" w:rsidRPr="00F350E7" w:rsidRDefault="00F311F8" w:rsidP="00F311F8">
                            <w:pPr>
                              <w:pStyle w:val="Caption"/>
                              <w:rPr>
                                <w:noProof/>
                                <w:szCs w:val="24"/>
                              </w:rPr>
                            </w:pPr>
                            <w:r>
                              <w:t xml:space="preserve">Abb. </w:t>
                            </w:r>
                            <w:r w:rsidR="006F6ED2">
                              <w:fldChar w:fldCharType="begin"/>
                            </w:r>
                            <w:r w:rsidR="006F6ED2">
                              <w:instrText xml:space="preserve"> SEQ Abb. \* ARABIC </w:instrText>
                            </w:r>
                            <w:r w:rsidR="006F6ED2">
                              <w:fldChar w:fldCharType="separate"/>
                            </w:r>
                            <w:r w:rsidR="00B34494">
                              <w:rPr>
                                <w:noProof/>
                              </w:rPr>
                              <w:t>59</w:t>
                            </w:r>
                            <w:r w:rsidR="006F6ED2">
                              <w:rPr>
                                <w:noProof/>
                              </w:rPr>
                              <w:fldChar w:fldCharType="end"/>
                            </w:r>
                            <w:r>
                              <w:t xml:space="preserve">: </w:t>
                            </w:r>
                            <w:r w:rsidRPr="008576B4">
                              <w:t xml:space="preserve">Häufigkeiten und Verteilung der Aussage </w:t>
                            </w:r>
                            <w:r>
                              <w:t>2</w:t>
                            </w:r>
                            <w:r w:rsidRPr="008576B4">
                              <w:t xml:space="preserve"> in </w:t>
                            </w:r>
                            <w:r>
                              <w:t>Szenario</w:t>
                            </w:r>
                            <w:r w:rsidRPr="008576B4">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09147" id="Textfeld 111" o:spid="_x0000_s1034" type="#_x0000_t202" style="position:absolute;left:0;text-align:left;margin-left:.1pt;margin-top:198.4pt;width:467.7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" stroked="f">
                <v:textbox inset="0,0,0,0">
                  <w:txbxContent>
                    <w:p w14:paraId="515119E5" w14:textId="5A75F654" w:rsidR="00F311F8" w:rsidRPr="00F350E7" w:rsidRDefault="00F311F8" w:rsidP="00F311F8">
                      <w:pPr>
                        <w:pStyle w:val="Beschriftung"/>
                        <w:rPr>
                          <w:noProof/>
                          <w:szCs w:val="24"/>
                        </w:rPr>
                      </w:pPr>
                      <w:r>
                        <w:t xml:space="preserve">Abb. </w:t>
                      </w:r>
                      <w:fldSimple w:instr=" SEQ Abb. \* ARABIC ">
                        <w:r w:rsidR="00B34494">
                          <w:rPr>
                            <w:noProof/>
                          </w:rPr>
                          <w:t>59</w:t>
                        </w:r>
                      </w:fldSimple>
                      <w:r>
                        <w:t xml:space="preserve">: </w:t>
                      </w:r>
                      <w:r w:rsidRPr="008576B4">
                        <w:t xml:space="preserve">Häufigkeiten und Verteilung der Aussage </w:t>
                      </w:r>
                      <w:r>
                        <w:t>2</w:t>
                      </w:r>
                      <w:r w:rsidRPr="008576B4">
                        <w:t xml:space="preserve"> in </w:t>
                      </w:r>
                      <w:r>
                        <w:t>Szenario</w:t>
                      </w:r>
                      <w:r w:rsidRPr="008576B4">
                        <w:t xml:space="preserve"> 1</w:t>
                      </w:r>
                    </w:p>
                  </w:txbxContent>
                </v:textbox>
                <w10:wrap type="topAndBottom"/>
              </v:shape>
            </w:pict>
          </mc:Fallback>
        </mc:AlternateContent>
      </w:r>
      <w:r w:rsidR="00556C0D">
        <w:rPr>
          <w:noProof/>
        </w:rPr>
        <mc:AlternateContent>
          <mc:Choice Requires="cx1">
            <w:drawing>
              <wp:anchor distT="0" distB="0" distL="114300" distR="114300" simplePos="0" relativeHeight="251675648" behindDoc="0" locked="0" layoutInCell="1" allowOverlap="1" wp14:anchorId="19AA6700" wp14:editId="2EC2F0EC">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anchor>
            </w:drawing>
          </mc:Choice>
          <mc:Fallback>
            <w:drawing>
              <wp:anchor distT="0" distB="0" distL="114300" distR="114300" simplePos="0" relativeHeight="251675648" behindDoc="0" locked="0" layoutInCell="1" allowOverlap="1" wp14:anchorId="19AA6700" wp14:editId="2EC2F0EC">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8" name="Diagramm 88">
                          <a:extLst>
                            <a:ext uri="{FF2B5EF4-FFF2-40B4-BE49-F238E27FC236}">
                              <a16:creationId xmlns:a16="http://schemas.microsoft.com/office/drawing/2014/main" id="{CC993D49-9191-4B95-A4E3-582D775C8681}"/>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2411730" cy="1979930"/>
                        </a:xfrm>
                        <a:prstGeom prst="rect">
                          <a:avLst/>
                        </a:prstGeom>
                      </pic:spPr>
                    </pic:pic>
                  </a:graphicData>
                </a:graphic>
              </wp:anchor>
            </w:drawing>
          </mc:Fallback>
        </mc:AlternateContent>
      </w:r>
      <w:r w:rsidR="000A2743">
        <w:t xml:space="preserve">Aussage 2 in Szenario 1 wurde </w:t>
      </w:r>
      <w:proofErr w:type="spellStart"/>
      <w:r w:rsidR="000A2743">
        <w:t>ein Mal</w:t>
      </w:r>
      <w:proofErr w:type="spellEnd"/>
      <w:r w:rsidR="000A2743">
        <w:t xml:space="preserve"> mit der Wertung 1 (trifft gar nicht zu) und fünf Mal mit der Wertung 5 (trifft voll zu) bewertet (siehe </w:t>
      </w:r>
      <w:proofErr w:type="gramStart"/>
      <w:r w:rsidR="000A2743">
        <w:t>Grafik )</w:t>
      </w:r>
      <w:proofErr w:type="gramEnd"/>
      <w:r w:rsidR="000A2743">
        <w:t>.</w:t>
      </w:r>
    </w:p>
    <w:p w14:paraId="23EF3003" w14:textId="1B13885D" w:rsidR="000A2743" w:rsidRDefault="000A2743" w:rsidP="00F311F8">
      <w:r>
        <w:rPr>
          <w:noProof/>
        </w:rPr>
        <w:drawing>
          <wp:anchor distT="0" distB="0" distL="114300" distR="114300" simplePos="0" relativeHeight="251674624" behindDoc="0" locked="0" layoutInCell="1" allowOverlap="1" wp14:anchorId="3C1F632A" wp14:editId="71CCBB5B">
            <wp:simplePos x="0" y="0"/>
            <wp:positionH relativeFrom="column">
              <wp:posOffset>-1270</wp:posOffset>
            </wp:positionH>
            <wp:positionV relativeFrom="paragraph">
              <wp:posOffset>635</wp:posOffset>
            </wp:positionV>
            <wp:extent cx="3420000" cy="1980000"/>
            <wp:effectExtent l="0" t="0" r="9525" b="1270"/>
            <wp:wrapTopAndBottom/>
            <wp:docPr id="48" name="Diagramm 48">
              <a:extLst xmlns:a="http://schemas.openxmlformats.org/drawingml/2006/main">
                <a:ext uri="{FF2B5EF4-FFF2-40B4-BE49-F238E27FC236}">
                  <a16:creationId xmlns:a16="http://schemas.microsoft.com/office/drawing/2014/main" id="{F351E816-FFAC-482A-BD81-6014F50C4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anchor>
        </w:drawing>
      </w:r>
    </w:p>
    <w:p w14:paraId="623A97DF" w14:textId="561EF68F" w:rsidR="00D76D92" w:rsidRPr="000A2743" w:rsidRDefault="00D76D92" w:rsidP="00556C0D">
      <w:pPr>
        <w:jc w:val="left"/>
      </w:pPr>
      <w:r>
        <w:t>Die Ergebnisse der Aussage 2 in Szenario 1 ergeben einen Mittelwert von 4,33 und einen Median von 5 auf einer Skala mit dem Minimalwert 1 (trifft gar nicht zu) und dem Maximalwert 5 (trifft voll zu).</w:t>
      </w:r>
      <w:r w:rsidR="00D902FF" w:rsidRPr="00D902FF">
        <w:rPr>
          <w:sz w:val="21"/>
          <w:szCs w:val="21"/>
        </w:rPr>
        <w:t xml:space="preserve"> </w:t>
      </w:r>
      <w:r w:rsidR="00AA3690">
        <w:rPr>
          <w:sz w:val="21"/>
          <w:szCs w:val="21"/>
        </w:rPr>
        <w:t>Die Mehrheit</w:t>
      </w:r>
      <w:r w:rsidR="00D902FF">
        <w:rPr>
          <w:sz w:val="21"/>
          <w:szCs w:val="21"/>
        </w:rPr>
        <w:t xml:space="preserve"> der Bewertungen (mind. 75%) befindet sich zwischen den Werten 4 und 5.</w:t>
      </w:r>
      <w:r w:rsidR="00F26547">
        <w:rPr>
          <w:sz w:val="21"/>
          <w:szCs w:val="21"/>
        </w:rPr>
        <w:t xml:space="preserve"> Bei der Wertung 1 gibt es einen Ausreißer.</w:t>
      </w:r>
      <w:r w:rsidR="001F21D8">
        <w:rPr>
          <w:sz w:val="21"/>
          <w:szCs w:val="21"/>
        </w:rPr>
        <w:t xml:space="preserve"> Der Vergleich des Mittelwerts (4,33) und des </w:t>
      </w:r>
      <w:proofErr w:type="spellStart"/>
      <w:r w:rsidR="001F21D8">
        <w:rPr>
          <w:sz w:val="21"/>
          <w:szCs w:val="21"/>
        </w:rPr>
        <w:t>Medians</w:t>
      </w:r>
      <w:proofErr w:type="spellEnd"/>
      <w:r w:rsidR="001F21D8">
        <w:rPr>
          <w:sz w:val="21"/>
          <w:szCs w:val="21"/>
        </w:rPr>
        <w:t xml:space="preserve"> (5), lässt eine eindeutige mehrheitliche Zustimmung interpretieren. Der überwiegend meiste Teil der Probanden (5/6) hat Ihr Denken und Handeln in die VR projiziert (Wertung 5) und lediglich ein Teilnehmer nicht (Wertung 1). </w:t>
      </w:r>
    </w:p>
    <w:p w14:paraId="2A438A5F" w14:textId="0263A330" w:rsidR="000D7FDB" w:rsidRDefault="000D7FDB" w:rsidP="000D7FDB">
      <w:pPr>
        <w:pStyle w:val="Heading5"/>
      </w:pPr>
      <w:r>
        <w:t>Szenario 2</w:t>
      </w:r>
    </w:p>
    <w:p w14:paraId="43782A00" w14:textId="79FE71B3" w:rsidR="000A2743" w:rsidRPr="000A2743" w:rsidRDefault="00E079B8" w:rsidP="000A2743">
      <w:r>
        <w:rPr>
          <w:noProof/>
        </w:rPr>
        <mc:AlternateContent>
          <mc:Choice Requires="wps">
            <w:drawing>
              <wp:anchor distT="0" distB="0" distL="114300" distR="114300" simplePos="0" relativeHeight="251720704" behindDoc="0" locked="0" layoutInCell="1" allowOverlap="1" wp14:anchorId="0E3D7911" wp14:editId="1C860D1B">
                <wp:simplePos x="0" y="0"/>
                <wp:positionH relativeFrom="column">
                  <wp:posOffset>1270</wp:posOffset>
                </wp:positionH>
                <wp:positionV relativeFrom="paragraph">
                  <wp:posOffset>2516505</wp:posOffset>
                </wp:positionV>
                <wp:extent cx="5939790" cy="635"/>
                <wp:effectExtent l="0" t="0" r="3810" b="6350"/>
                <wp:wrapTopAndBottom/>
                <wp:docPr id="112" name="Textfeld 11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6E447D7" w14:textId="521BE4A1" w:rsidR="00E079B8" w:rsidRPr="005D27F0" w:rsidRDefault="00E079B8" w:rsidP="00E079B8">
                            <w:pPr>
                              <w:pStyle w:val="Caption"/>
                              <w:rPr>
                                <w:noProof/>
                                <w:szCs w:val="24"/>
                              </w:rPr>
                            </w:pPr>
                            <w:r>
                              <w:t xml:space="preserve">Abb. </w:t>
                            </w:r>
                            <w:r w:rsidR="006F6ED2">
                              <w:fldChar w:fldCharType="begin"/>
                            </w:r>
                            <w:r w:rsidR="006F6ED2">
                              <w:instrText xml:space="preserve"> SEQ Abb. \* ARABIC </w:instrText>
                            </w:r>
                            <w:r w:rsidR="006F6ED2">
                              <w:fldChar w:fldCharType="separate"/>
                            </w:r>
                            <w:r w:rsidR="00B34494">
                              <w:rPr>
                                <w:noProof/>
                              </w:rPr>
                              <w:t>60</w:t>
                            </w:r>
                            <w:r w:rsidR="006F6ED2">
                              <w:rPr>
                                <w:noProof/>
                              </w:rPr>
                              <w:fldChar w:fldCharType="end"/>
                            </w:r>
                            <w:r>
                              <w:t xml:space="preserve">: </w:t>
                            </w:r>
                            <w:r w:rsidRPr="00614E5A">
                              <w:t xml:space="preserve">Häufigkeiten und Verteilung der Aussage </w:t>
                            </w:r>
                            <w:r>
                              <w:t>2 in Szenario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D7911" id="Textfeld 112" o:spid="_x0000_s1035" type="#_x0000_t202" style="position:absolute;left:0;text-align:left;margin-left:.1pt;margin-top:198.15pt;width:467.7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" stroked="f">
                <v:textbox style="mso-fit-shape-to-text:t" inset="0,0,0,0">
                  <w:txbxContent>
                    <w:p w14:paraId="46E447D7" w14:textId="521BE4A1" w:rsidR="00E079B8" w:rsidRPr="005D27F0" w:rsidRDefault="00E079B8" w:rsidP="00E079B8">
                      <w:pPr>
                        <w:pStyle w:val="Beschriftung"/>
                        <w:rPr>
                          <w:noProof/>
                          <w:szCs w:val="24"/>
                        </w:rPr>
                      </w:pPr>
                      <w:r>
                        <w:t xml:space="preserve">Abb. </w:t>
                      </w:r>
                      <w:fldSimple w:instr=" SEQ Abb. \* ARABIC ">
                        <w:r w:rsidR="00B34494">
                          <w:rPr>
                            <w:noProof/>
                          </w:rPr>
                          <w:t>60</w:t>
                        </w:r>
                      </w:fldSimple>
                      <w:r>
                        <w:t xml:space="preserve">: </w:t>
                      </w:r>
                      <w:r w:rsidRPr="00614E5A">
                        <w:t xml:space="preserve">Häufigkeiten und Verteilung der Aussage </w:t>
                      </w:r>
                      <w:r>
                        <w:t>2 in Szenario 2</w:t>
                      </w:r>
                    </w:p>
                  </w:txbxContent>
                </v:textbox>
                <w10:wrap type="topAndBottom"/>
              </v:shape>
            </w:pict>
          </mc:Fallback>
        </mc:AlternateContent>
      </w:r>
      <w:r w:rsidR="000A2743">
        <w:t xml:space="preserve">Aussage 2 in Szenario 1 wurde </w:t>
      </w:r>
      <w:proofErr w:type="spellStart"/>
      <w:r w:rsidR="000A2743">
        <w:t>ein Mal</w:t>
      </w:r>
      <w:proofErr w:type="spellEnd"/>
      <w:r w:rsidR="000A2743">
        <w:t xml:space="preserve"> mit der Wertung 1 (trifft gar nicht zu), </w:t>
      </w:r>
      <w:proofErr w:type="spellStart"/>
      <w:r w:rsidR="000A2743">
        <w:t>ein Mal</w:t>
      </w:r>
      <w:proofErr w:type="spellEnd"/>
      <w:r w:rsidR="000A2743">
        <w:t xml:space="preserve"> mit der Wertung 4 (Trifft eher zu) und 4 Mal mit der Wertung 5 (trifft voll zu) bewertet (siehe </w:t>
      </w:r>
      <w:proofErr w:type="gramStart"/>
      <w:r w:rsidR="000A2743">
        <w:t>Grafik )</w:t>
      </w:r>
      <w:proofErr w:type="gramEnd"/>
      <w:r w:rsidR="000A2743">
        <w:t>.</w:t>
      </w:r>
    </w:p>
    <w:p w14:paraId="72B7A5D8" w14:textId="154C3E21" w:rsidR="000A2743" w:rsidRDefault="00AA3F7D" w:rsidP="00D76D92">
      <w:pPr>
        <w:jc w:val="left"/>
        <w:rPr>
          <w:noProof/>
        </w:rPr>
      </w:pPr>
      <w:r>
        <w:rPr>
          <w:noProof/>
        </w:rPr>
        <mc:AlternateContent>
          <mc:Choice Requires="cx1">
            <w:drawing>
              <wp:anchor distT="0" distB="0" distL="114300" distR="114300" simplePos="0" relativeHeight="251676672" behindDoc="0" locked="0" layoutInCell="1" allowOverlap="1" wp14:anchorId="52FB1395" wp14:editId="2E26C095">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anchor>
            </w:drawing>
          </mc:Choice>
          <mc:Fallback>
            <w:drawing>
              <wp:anchor distT="0" distB="0" distL="114300" distR="114300" simplePos="0" relativeHeight="251676672" behindDoc="0" locked="0" layoutInCell="1" allowOverlap="1" wp14:anchorId="52FB1395" wp14:editId="2E26C095">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9" name="Diagramm 89">
                          <a:extLst>
                            <a:ext uri="{FF2B5EF4-FFF2-40B4-BE49-F238E27FC236}">
                              <a16:creationId xmlns:a16="http://schemas.microsoft.com/office/drawing/2014/main" id="{AE355709-2577-4420-832B-8281EC70ADE0}"/>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2411730" cy="1979930"/>
                        </a:xfrm>
                        <a:prstGeom prst="rect">
                          <a:avLst/>
                        </a:prstGeom>
                      </pic:spPr>
                    </pic:pic>
                  </a:graphicData>
                </a:graphic>
              </wp:anchor>
            </w:drawing>
          </mc:Fallback>
        </mc:AlternateContent>
      </w:r>
      <w:r w:rsidR="000A2743">
        <w:rPr>
          <w:noProof/>
        </w:rPr>
        <w:drawing>
          <wp:anchor distT="0" distB="0" distL="114300" distR="114300" simplePos="0" relativeHeight="251677696" behindDoc="0" locked="0" layoutInCell="1" allowOverlap="1" wp14:anchorId="1F6AF77A" wp14:editId="461CE20D">
            <wp:simplePos x="0" y="0"/>
            <wp:positionH relativeFrom="margin">
              <wp:align>left</wp:align>
            </wp:positionH>
            <wp:positionV relativeFrom="paragraph">
              <wp:posOffset>0</wp:posOffset>
            </wp:positionV>
            <wp:extent cx="3420000" cy="1980000"/>
            <wp:effectExtent l="0" t="0" r="9525" b="1270"/>
            <wp:wrapTopAndBottom/>
            <wp:docPr id="69" name="Diagramm 69">
              <a:extLst xmlns:a="http://schemas.openxmlformats.org/drawingml/2006/main">
                <a:ext uri="{FF2B5EF4-FFF2-40B4-BE49-F238E27FC236}">
                  <a16:creationId xmlns:a16="http://schemas.microsoft.com/office/drawing/2014/main" id="{885E5EB2-61E5-4FC4-B190-328FDA230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anchor>
        </w:drawing>
      </w:r>
    </w:p>
    <w:p w14:paraId="4B37A293" w14:textId="6A6F23F1" w:rsidR="00D76D92" w:rsidRPr="000A2743" w:rsidRDefault="00D76D92" w:rsidP="00D76D92">
      <w:pPr>
        <w:jc w:val="left"/>
      </w:pPr>
      <w:r>
        <w:lastRenderedPageBreak/>
        <w:t>Die Ergebnisse der Aussage 2 in Szenario 2 ergeben einen Mittelwert von 4,17 und einen Median von 5 auf einer Skala mit dem Minimalwert 1 (trifft gar nicht zu) und dem Maximalwert 5 (trifft voll zu</w:t>
      </w:r>
      <w:r w:rsidR="00BE021B">
        <w:t>).</w:t>
      </w:r>
      <w:r w:rsidR="00BE021B" w:rsidRPr="00BE021B">
        <w:rPr>
          <w:sz w:val="21"/>
          <w:szCs w:val="21"/>
        </w:rPr>
        <w:t xml:space="preserve"> </w:t>
      </w:r>
      <w:r w:rsidR="00BE021B">
        <w:rPr>
          <w:sz w:val="21"/>
          <w:szCs w:val="21"/>
        </w:rPr>
        <w:t>Die Mehrheit</w:t>
      </w:r>
      <w:r w:rsidR="00966CD6">
        <w:rPr>
          <w:sz w:val="21"/>
          <w:szCs w:val="21"/>
        </w:rPr>
        <w:t xml:space="preserve"> der Bewertungen (</w:t>
      </w:r>
      <w:r w:rsidR="00204B58">
        <w:rPr>
          <w:sz w:val="21"/>
          <w:szCs w:val="21"/>
        </w:rPr>
        <w:t xml:space="preserve">mind. </w:t>
      </w:r>
      <w:r w:rsidR="00966CD6">
        <w:rPr>
          <w:sz w:val="21"/>
          <w:szCs w:val="21"/>
        </w:rPr>
        <w:t>75%) befindet sich zwischen den Werten 3,25 und 5.</w:t>
      </w:r>
      <w:r w:rsidR="00E111D4">
        <w:rPr>
          <w:sz w:val="21"/>
          <w:szCs w:val="21"/>
        </w:rPr>
        <w:t xml:space="preserve"> Die untere Antenne </w:t>
      </w:r>
      <w:r w:rsidR="00B57BB0">
        <w:rPr>
          <w:sz w:val="21"/>
          <w:szCs w:val="21"/>
        </w:rPr>
        <w:t xml:space="preserve">der Box </w:t>
      </w:r>
      <w:r w:rsidR="00E111D4">
        <w:rPr>
          <w:sz w:val="21"/>
          <w:szCs w:val="21"/>
        </w:rPr>
        <w:t>zeigt einen Minimalwert von 1.</w:t>
      </w:r>
      <w:r w:rsidR="00C64B8E">
        <w:rPr>
          <w:sz w:val="21"/>
          <w:szCs w:val="21"/>
        </w:rPr>
        <w:t xml:space="preserve"> </w:t>
      </w:r>
      <w:r w:rsidR="006171E9">
        <w:rPr>
          <w:sz w:val="21"/>
          <w:szCs w:val="21"/>
        </w:rPr>
        <w:t xml:space="preserve">Einen oder mehrere </w:t>
      </w:r>
      <w:r w:rsidR="00C64B8E">
        <w:rPr>
          <w:sz w:val="21"/>
          <w:szCs w:val="21"/>
        </w:rPr>
        <w:t>Ausreißer gibt es nicht.</w:t>
      </w:r>
      <w:r w:rsidR="001F21D8">
        <w:rPr>
          <w:sz w:val="21"/>
          <w:szCs w:val="21"/>
        </w:rPr>
        <w:t xml:space="preserve"> Der Vergleich des Mittelwerts (4,17) und des </w:t>
      </w:r>
      <w:proofErr w:type="spellStart"/>
      <w:r w:rsidR="001F21D8">
        <w:rPr>
          <w:sz w:val="21"/>
          <w:szCs w:val="21"/>
        </w:rPr>
        <w:t>Medians</w:t>
      </w:r>
      <w:proofErr w:type="spellEnd"/>
      <w:r w:rsidR="001F21D8">
        <w:rPr>
          <w:sz w:val="21"/>
          <w:szCs w:val="21"/>
        </w:rPr>
        <w:t xml:space="preserve"> (5), lässt eine mehrheitliche Zustimmung interpretieren. Der überwiegend meiste Teil der Probanden (</w:t>
      </w:r>
      <w:r w:rsidR="00D73626">
        <w:rPr>
          <w:sz w:val="21"/>
          <w:szCs w:val="21"/>
        </w:rPr>
        <w:t>4</w:t>
      </w:r>
      <w:r w:rsidR="001F21D8">
        <w:rPr>
          <w:sz w:val="21"/>
          <w:szCs w:val="21"/>
        </w:rPr>
        <w:t>/6) hat Ihr Denken und Handeln in die VR projiziert (Wertung</w:t>
      </w:r>
      <w:r w:rsidR="00CA5A91">
        <w:rPr>
          <w:sz w:val="21"/>
          <w:szCs w:val="21"/>
        </w:rPr>
        <w:t xml:space="preserve"> 4 und</w:t>
      </w:r>
      <w:r w:rsidR="001F21D8">
        <w:rPr>
          <w:sz w:val="21"/>
          <w:szCs w:val="21"/>
        </w:rPr>
        <w:t xml:space="preserve"> 5) und lediglich ein Teilnehmer nicht (Wertung 1). </w:t>
      </w:r>
    </w:p>
    <w:p w14:paraId="54858711" w14:textId="681C5BE6" w:rsidR="00406CE6" w:rsidRDefault="00F3287D" w:rsidP="00FC69F0">
      <w:pPr>
        <w:pStyle w:val="Heading4"/>
      </w:pPr>
      <w:r>
        <w:t xml:space="preserve">Aussage </w:t>
      </w:r>
      <w:r w:rsidR="005950C8">
        <w:t>3</w:t>
      </w:r>
      <w:r>
        <w:t xml:space="preserve">: </w:t>
      </w:r>
      <w:r w:rsidR="00406CE6" w:rsidRPr="00406CE6">
        <w:t>Die physische Umgebung war Ihnen sehr bewusst, während Sie in VR waren.</w:t>
      </w:r>
    </w:p>
    <w:p w14:paraId="22FE86C2" w14:textId="6A90C0D7" w:rsidR="00807863" w:rsidRPr="00807863" w:rsidRDefault="00807863" w:rsidP="00807863">
      <w:r>
        <w:t>Im Folgenden werden die Häufigkeiten und Verteilungen der Aussage 3 in den jeweiligen Durchläufen visualisiert, interpretiert und verglichen.</w:t>
      </w:r>
    </w:p>
    <w:p w14:paraId="2BB94772" w14:textId="63080EE5" w:rsidR="0023586C" w:rsidRDefault="0023586C" w:rsidP="0023586C">
      <w:pPr>
        <w:pStyle w:val="Heading5"/>
      </w:pPr>
      <w:r>
        <w:t>Baseline 1</w:t>
      </w:r>
    </w:p>
    <w:p w14:paraId="473063CC" w14:textId="551B9503" w:rsidR="006F11DC" w:rsidRPr="006F11DC" w:rsidRDefault="00711C6D" w:rsidP="006F11DC">
      <w:r>
        <w:rPr>
          <w:noProof/>
        </w:rPr>
        <mc:AlternateContent>
          <mc:Choice Requires="wps">
            <w:drawing>
              <wp:anchor distT="0" distB="0" distL="114300" distR="114300" simplePos="0" relativeHeight="251722752" behindDoc="0" locked="0" layoutInCell="1" allowOverlap="1" wp14:anchorId="2D06D094" wp14:editId="2C367975">
                <wp:simplePos x="0" y="0"/>
                <wp:positionH relativeFrom="column">
                  <wp:posOffset>1270</wp:posOffset>
                </wp:positionH>
                <wp:positionV relativeFrom="paragraph">
                  <wp:posOffset>2523490</wp:posOffset>
                </wp:positionV>
                <wp:extent cx="5939790" cy="177800"/>
                <wp:effectExtent l="0" t="0" r="3810" b="0"/>
                <wp:wrapTopAndBottom/>
                <wp:docPr id="113" name="Textfeld 113"/>
                <wp:cNvGraphicFramePr/>
                <a:graphic xmlns:a="http://schemas.openxmlformats.org/drawingml/2006/main">
                  <a:graphicData uri="http://schemas.microsoft.com/office/word/2010/wordprocessingShape">
                    <wps:wsp>
                      <wps:cNvSpPr txBox="1"/>
                      <wps:spPr>
                        <a:xfrm>
                          <a:off x="0" y="0"/>
                          <a:ext cx="5939790" cy="177800"/>
                        </a:xfrm>
                        <a:prstGeom prst="rect">
                          <a:avLst/>
                        </a:prstGeom>
                        <a:solidFill>
                          <a:prstClr val="white"/>
                        </a:solidFill>
                        <a:ln>
                          <a:noFill/>
                        </a:ln>
                      </wps:spPr>
                      <wps:txbx>
                        <w:txbxContent>
                          <w:p w14:paraId="67443BEB" w14:textId="61AC9C03" w:rsidR="00711C6D" w:rsidRPr="00E942CA" w:rsidRDefault="00711C6D" w:rsidP="00711C6D">
                            <w:pPr>
                              <w:pStyle w:val="Caption"/>
                              <w:rPr>
                                <w:noProof/>
                                <w:szCs w:val="24"/>
                              </w:rPr>
                            </w:pPr>
                            <w:r>
                              <w:t xml:space="preserve">Abb. </w:t>
                            </w:r>
                            <w:r w:rsidR="006F6ED2">
                              <w:fldChar w:fldCharType="begin"/>
                            </w:r>
                            <w:r w:rsidR="006F6ED2">
                              <w:instrText xml:space="preserve"> SEQ Abb. \* ARABIC </w:instrText>
                            </w:r>
                            <w:r w:rsidR="006F6ED2">
                              <w:fldChar w:fldCharType="separate"/>
                            </w:r>
                            <w:r w:rsidR="00B34494">
                              <w:rPr>
                                <w:noProof/>
                              </w:rPr>
                              <w:t>61</w:t>
                            </w:r>
                            <w:r w:rsidR="006F6ED2">
                              <w:rPr>
                                <w:noProof/>
                              </w:rPr>
                              <w:fldChar w:fldCharType="end"/>
                            </w:r>
                            <w:r>
                              <w:t xml:space="preserve">: </w:t>
                            </w:r>
                            <w:r w:rsidRPr="008E5546">
                              <w:t xml:space="preserve">Häufigkeiten und Verteilung der Aussage </w:t>
                            </w:r>
                            <w:r>
                              <w:t>3</w:t>
                            </w:r>
                            <w:r w:rsidRPr="008E5546">
                              <w:t xml:space="preserve"> in Baseline </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6D094" id="Textfeld 113" o:spid="_x0000_s1036" type="#_x0000_t202" style="position:absolute;left:0;text-align:left;margin-left:.1pt;margin-top:198.7pt;width:467.7pt;height:1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" stroked="f">
                <v:textbox inset="0,0,0,0">
                  <w:txbxContent>
                    <w:p w14:paraId="67443BEB" w14:textId="61AC9C03" w:rsidR="00711C6D" w:rsidRPr="00E942CA" w:rsidRDefault="00711C6D" w:rsidP="00711C6D">
                      <w:pPr>
                        <w:pStyle w:val="Beschriftung"/>
                        <w:rPr>
                          <w:noProof/>
                          <w:szCs w:val="24"/>
                        </w:rPr>
                      </w:pPr>
                      <w:r>
                        <w:t xml:space="preserve">Abb. </w:t>
                      </w:r>
                      <w:fldSimple w:instr=" SEQ Abb. \* ARABIC ">
                        <w:r w:rsidR="00B34494">
                          <w:rPr>
                            <w:noProof/>
                          </w:rPr>
                          <w:t>61</w:t>
                        </w:r>
                      </w:fldSimple>
                      <w:r>
                        <w:t xml:space="preserve">: </w:t>
                      </w:r>
                      <w:r w:rsidRPr="008E5546">
                        <w:t xml:space="preserve">Häufigkeiten und Verteilung der Aussage </w:t>
                      </w:r>
                      <w:r>
                        <w:t>3</w:t>
                      </w:r>
                      <w:r w:rsidRPr="008E5546">
                        <w:t xml:space="preserve"> in Baseline </w:t>
                      </w:r>
                      <w:r>
                        <w:t>1</w:t>
                      </w:r>
                    </w:p>
                  </w:txbxContent>
                </v:textbox>
                <w10:wrap type="topAndBottom"/>
              </v:shape>
            </w:pict>
          </mc:Fallback>
        </mc:AlternateContent>
      </w:r>
      <w:r w:rsidR="00AA3F7D">
        <w:rPr>
          <w:noProof/>
        </w:rPr>
        <mc:AlternateContent>
          <mc:Choice Requires="cx1">
            <w:drawing>
              <wp:anchor distT="0" distB="0" distL="114300" distR="114300" simplePos="0" relativeHeight="251679744" behindDoc="0" locked="0" layoutInCell="1" allowOverlap="1" wp14:anchorId="614A77F2" wp14:editId="3D808671">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1"/>
                  </a:graphicData>
                </a:graphic>
              </wp:anchor>
            </w:drawing>
          </mc:Choice>
          <mc:Fallback>
            <w:drawing>
              <wp:anchor distT="0" distB="0" distL="114300" distR="114300" simplePos="0" relativeHeight="251679744" behindDoc="0" locked="0" layoutInCell="1" allowOverlap="1" wp14:anchorId="614A77F2" wp14:editId="3D808671">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0" name="Diagramm 90">
                          <a:extLst>
                            <a:ext uri="{FF2B5EF4-FFF2-40B4-BE49-F238E27FC236}">
                              <a16:creationId xmlns:a16="http://schemas.microsoft.com/office/drawing/2014/main" id="{FD819C62-A0BB-48B3-9C07-24631EDDFCA2}"/>
                            </a:ext>
                          </a:extLst>
                        </pic:cNvPr>
                        <pic:cNvPicPr>
                          <a:picLocks noGrp="1" noRot="1" noChangeAspect="1" noMove="1" noResize="1" noEditPoints="1" noAdjustHandles="1" noChangeArrowheads="1" noChangeShapeType="1"/>
                        </pic:cNvPicPr>
                      </pic:nvPicPr>
                      <pic:blipFill>
                        <a:blip r:embed="rId102"/>
                        <a:stretch>
                          <a:fillRect/>
                        </a:stretch>
                      </pic:blipFill>
                      <pic:spPr>
                        <a:xfrm>
                          <a:off x="0" y="0"/>
                          <a:ext cx="2411730" cy="1979930"/>
                        </a:xfrm>
                        <a:prstGeom prst="rect">
                          <a:avLst/>
                        </a:prstGeom>
                      </pic:spPr>
                    </pic:pic>
                  </a:graphicData>
                </a:graphic>
              </wp:anchor>
            </w:drawing>
          </mc:Fallback>
        </mc:AlternateContent>
      </w:r>
      <w:r w:rsidR="006F11DC">
        <w:t xml:space="preserve">Aussage </w:t>
      </w:r>
      <w:r w:rsidR="00AA3F7D">
        <w:t>3</w:t>
      </w:r>
      <w:r w:rsidR="006F11DC">
        <w:t xml:space="preserve"> in </w:t>
      </w:r>
      <w:r w:rsidR="00AA3F7D">
        <w:t>Baseline 1</w:t>
      </w:r>
      <w:r w:rsidR="006F11DC">
        <w:t xml:space="preserve"> wurde </w:t>
      </w:r>
      <w:proofErr w:type="spellStart"/>
      <w:r w:rsidR="006F11DC">
        <w:t>ein Mal</w:t>
      </w:r>
      <w:proofErr w:type="spellEnd"/>
      <w:r w:rsidR="006F11DC">
        <w:t xml:space="preserve"> mit der Wertung </w:t>
      </w:r>
      <w:r w:rsidR="006E5CB6">
        <w:t>3</w:t>
      </w:r>
      <w:r w:rsidR="006F11DC">
        <w:t xml:space="preserve"> (</w:t>
      </w:r>
      <w:r w:rsidR="006E5CB6">
        <w:t>unentschieden</w:t>
      </w:r>
      <w:r w:rsidR="006F11DC">
        <w:t xml:space="preserve">), </w:t>
      </w:r>
      <w:proofErr w:type="spellStart"/>
      <w:r w:rsidR="006F11DC">
        <w:t>ein Mal</w:t>
      </w:r>
      <w:proofErr w:type="spellEnd"/>
      <w:r w:rsidR="006F11DC">
        <w:t xml:space="preserve"> mit der Wertung 4 (Trifft eher zu) und </w:t>
      </w:r>
      <w:r w:rsidR="00EC233C">
        <w:t>vier</w:t>
      </w:r>
      <w:r w:rsidR="006F11DC">
        <w:t xml:space="preserve"> Mal mit der Wertung 5 (trifft voll zu) bewertet (siehe </w:t>
      </w:r>
      <w:proofErr w:type="gramStart"/>
      <w:r w:rsidR="006F11DC">
        <w:t>Grafik )</w:t>
      </w:r>
      <w:proofErr w:type="gramEnd"/>
      <w:r w:rsidR="006F11DC">
        <w:t>.</w:t>
      </w:r>
    </w:p>
    <w:p w14:paraId="2D2A3166" w14:textId="5E85FBD9" w:rsidR="006F11DC" w:rsidRPr="006F11DC" w:rsidRDefault="006F11DC" w:rsidP="00BB40EC">
      <w:pPr>
        <w:jc w:val="left"/>
      </w:pPr>
      <w:r>
        <w:rPr>
          <w:noProof/>
        </w:rPr>
        <w:drawing>
          <wp:anchor distT="0" distB="0" distL="114300" distR="114300" simplePos="0" relativeHeight="251678720" behindDoc="0" locked="0" layoutInCell="1" allowOverlap="1" wp14:anchorId="104052DD" wp14:editId="26E6DA3A">
            <wp:simplePos x="0" y="0"/>
            <wp:positionH relativeFrom="column">
              <wp:posOffset>-1270</wp:posOffset>
            </wp:positionH>
            <wp:positionV relativeFrom="paragraph">
              <wp:posOffset>1905</wp:posOffset>
            </wp:positionV>
            <wp:extent cx="3420000" cy="1980000"/>
            <wp:effectExtent l="0" t="0" r="9525" b="1270"/>
            <wp:wrapTopAndBottom/>
            <wp:docPr id="70" name="Diagramm 70">
              <a:extLst xmlns:a="http://schemas.openxmlformats.org/drawingml/2006/main">
                <a:ext uri="{FF2B5EF4-FFF2-40B4-BE49-F238E27FC236}">
                  <a16:creationId xmlns:a16="http://schemas.microsoft.com/office/drawing/2014/main" id="{03457456-8E11-4F63-9B25-88E284704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anchor>
        </w:drawing>
      </w:r>
    </w:p>
    <w:p w14:paraId="41EE4F44" w14:textId="19360C48" w:rsidR="00AA3F7D" w:rsidRDefault="00AA3F7D" w:rsidP="00AA3F7D">
      <w:pPr>
        <w:jc w:val="left"/>
      </w:pPr>
      <w:r>
        <w:t xml:space="preserve">Die Ergebnisse der Aussage 3 in </w:t>
      </w:r>
      <w:r w:rsidR="007E0A46">
        <w:t>Baseline 1</w:t>
      </w:r>
      <w:r>
        <w:t xml:space="preserve"> ergeben einen Mittelwert von 4,</w:t>
      </w:r>
      <w:r w:rsidR="009C1D99">
        <w:t>5</w:t>
      </w:r>
      <w:r>
        <w:t xml:space="preserve"> und einen Median von 5 auf einer Skala mit dem </w:t>
      </w:r>
      <w:r w:rsidR="007F432C">
        <w:t>Minimalwert 1 (trifft gar nicht zu) und dem Maximalwert 5 (trifft voll zu).</w:t>
      </w:r>
      <w:r w:rsidR="00B90049">
        <w:t xml:space="preserve"> </w:t>
      </w:r>
      <w:r w:rsidR="00B90049">
        <w:rPr>
          <w:sz w:val="21"/>
          <w:szCs w:val="21"/>
        </w:rPr>
        <w:t>D</w:t>
      </w:r>
      <w:r w:rsidR="005439FC">
        <w:rPr>
          <w:sz w:val="21"/>
          <w:szCs w:val="21"/>
        </w:rPr>
        <w:t>ie Mehrheit</w:t>
      </w:r>
      <w:r w:rsidR="00B90049">
        <w:rPr>
          <w:sz w:val="21"/>
          <w:szCs w:val="21"/>
        </w:rPr>
        <w:t xml:space="preserve"> der Bewertungen (mind. 75%) befindet sich zwischen den Werten 2,75 und 5.</w:t>
      </w:r>
      <w:r w:rsidR="00B57BB0">
        <w:rPr>
          <w:sz w:val="21"/>
          <w:szCs w:val="21"/>
        </w:rPr>
        <w:t xml:space="preserve"> Die untere Antenne der Box</w:t>
      </w:r>
      <w:r w:rsidR="008128D3">
        <w:rPr>
          <w:sz w:val="21"/>
          <w:szCs w:val="21"/>
        </w:rPr>
        <w:t xml:space="preserve"> zeigt einen Minimalwert von 3.</w:t>
      </w:r>
      <w:r w:rsidR="00D25770">
        <w:rPr>
          <w:sz w:val="21"/>
          <w:szCs w:val="21"/>
        </w:rPr>
        <w:t xml:space="preserve"> Ausreißer gibt es nicht.</w:t>
      </w:r>
      <w:r w:rsidR="00335334">
        <w:rPr>
          <w:sz w:val="21"/>
          <w:szCs w:val="21"/>
        </w:rPr>
        <w:t xml:space="preserve"> Der Vergleich des Mittelwerts (4,5) und des </w:t>
      </w:r>
      <w:proofErr w:type="spellStart"/>
      <w:r w:rsidR="00335334">
        <w:rPr>
          <w:sz w:val="21"/>
          <w:szCs w:val="21"/>
        </w:rPr>
        <w:t>Medians</w:t>
      </w:r>
      <w:proofErr w:type="spellEnd"/>
      <w:r w:rsidR="00335334">
        <w:rPr>
          <w:sz w:val="21"/>
          <w:szCs w:val="21"/>
        </w:rPr>
        <w:t xml:space="preserve"> (5), lässt eine eindeutige mehrheitliche Zustimmung interpretieren. Dem überwiegend meiste Teil der Probanden (</w:t>
      </w:r>
      <w:r w:rsidR="00604DF0">
        <w:rPr>
          <w:sz w:val="21"/>
          <w:szCs w:val="21"/>
        </w:rPr>
        <w:t>4</w:t>
      </w:r>
      <w:r w:rsidR="00335334">
        <w:rPr>
          <w:sz w:val="21"/>
          <w:szCs w:val="21"/>
        </w:rPr>
        <w:t xml:space="preserve">/6) </w:t>
      </w:r>
      <w:r w:rsidR="006A0E0B">
        <w:rPr>
          <w:sz w:val="21"/>
          <w:szCs w:val="21"/>
        </w:rPr>
        <w:t>war die physische Umgebung sehr bewusst</w:t>
      </w:r>
      <w:r w:rsidR="00335334">
        <w:rPr>
          <w:sz w:val="21"/>
          <w:szCs w:val="21"/>
        </w:rPr>
        <w:t xml:space="preserve"> (Wertung</w:t>
      </w:r>
      <w:r w:rsidR="0001624A">
        <w:rPr>
          <w:sz w:val="21"/>
          <w:szCs w:val="21"/>
        </w:rPr>
        <w:t xml:space="preserve"> 4 und</w:t>
      </w:r>
      <w:r w:rsidR="00335334">
        <w:rPr>
          <w:sz w:val="21"/>
          <w:szCs w:val="21"/>
        </w:rPr>
        <w:t xml:space="preserve"> 5) und lediglich ein Teilnehmer </w:t>
      </w:r>
      <w:r w:rsidR="00AD566A">
        <w:rPr>
          <w:sz w:val="21"/>
          <w:szCs w:val="21"/>
        </w:rPr>
        <w:t>war der Aussagen gegenüber neutral</w:t>
      </w:r>
      <w:r w:rsidR="00335334">
        <w:rPr>
          <w:sz w:val="21"/>
          <w:szCs w:val="21"/>
        </w:rPr>
        <w:t xml:space="preserve"> (Wertung </w:t>
      </w:r>
      <w:r w:rsidR="00F269B2">
        <w:rPr>
          <w:sz w:val="21"/>
          <w:szCs w:val="21"/>
        </w:rPr>
        <w:t>3</w:t>
      </w:r>
      <w:r w:rsidR="00335334">
        <w:rPr>
          <w:sz w:val="21"/>
          <w:szCs w:val="21"/>
        </w:rPr>
        <w:t xml:space="preserve">). </w:t>
      </w:r>
    </w:p>
    <w:p w14:paraId="46E5AF37" w14:textId="0CCD7AD7" w:rsidR="0023586C" w:rsidRDefault="0023586C" w:rsidP="0023586C">
      <w:pPr>
        <w:pStyle w:val="Heading5"/>
      </w:pPr>
      <w:r>
        <w:t>Baseline 2</w:t>
      </w:r>
    </w:p>
    <w:p w14:paraId="42E3FCEE" w14:textId="0303811E" w:rsidR="00011D8E" w:rsidRPr="000A2743" w:rsidRDefault="00011D8E" w:rsidP="00011D8E">
      <w:r>
        <w:t xml:space="preserve">Aussage 3 in Baseline 2 wurde </w:t>
      </w:r>
      <w:proofErr w:type="spellStart"/>
      <w:r>
        <w:t>ein Mal</w:t>
      </w:r>
      <w:proofErr w:type="spellEnd"/>
      <w:r>
        <w:t xml:space="preserve"> mit der Wertung 1 (trifft gar nicht zu), </w:t>
      </w:r>
      <w:proofErr w:type="spellStart"/>
      <w:r>
        <w:t>ein Mal</w:t>
      </w:r>
      <w:proofErr w:type="spellEnd"/>
      <w:r>
        <w:t xml:space="preserve"> mit der Wertung 4 (Trifft eher zu) und </w:t>
      </w:r>
      <w:r w:rsidR="00EC233C">
        <w:t>vier</w:t>
      </w:r>
      <w:r>
        <w:t xml:space="preserve"> Mal mit der Wertung 5 (trifft voll zu) bewertet (siehe </w:t>
      </w:r>
      <w:proofErr w:type="gramStart"/>
      <w:r>
        <w:t>Grafik )</w:t>
      </w:r>
      <w:proofErr w:type="gramEnd"/>
      <w:r>
        <w:t>.</w:t>
      </w:r>
    </w:p>
    <w:p w14:paraId="199D48DD" w14:textId="77777777" w:rsidR="00011D8E" w:rsidRPr="00011D8E" w:rsidRDefault="00011D8E" w:rsidP="00011D8E">
      <w:pPr>
        <w:pStyle w:val="Heading6"/>
      </w:pPr>
    </w:p>
    <w:p w14:paraId="2B467ACB" w14:textId="6028C930" w:rsidR="00011D8E" w:rsidRDefault="001F6946" w:rsidP="00E965F8">
      <w:pPr>
        <w:jc w:val="left"/>
        <w:rPr>
          <w:noProof/>
        </w:rPr>
      </w:pPr>
      <w:r>
        <w:rPr>
          <w:noProof/>
        </w:rPr>
        <w:lastRenderedPageBreak/>
        <mc:AlternateContent>
          <mc:Choice Requires="wps">
            <w:drawing>
              <wp:anchor distT="0" distB="0" distL="114300" distR="114300" simplePos="0" relativeHeight="251724800" behindDoc="0" locked="0" layoutInCell="1" allowOverlap="1" wp14:anchorId="7A3B1635" wp14:editId="12636D81">
                <wp:simplePos x="0" y="0"/>
                <wp:positionH relativeFrom="column">
                  <wp:posOffset>1270</wp:posOffset>
                </wp:positionH>
                <wp:positionV relativeFrom="paragraph">
                  <wp:posOffset>2039620</wp:posOffset>
                </wp:positionV>
                <wp:extent cx="5939790" cy="158750"/>
                <wp:effectExtent l="0" t="0" r="3810" b="0"/>
                <wp:wrapTopAndBottom/>
                <wp:docPr id="114" name="Textfeld 114"/>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1552F01" w14:textId="244828D8" w:rsidR="001F6946" w:rsidRPr="00D46255" w:rsidRDefault="001F6946" w:rsidP="001F6946">
                            <w:pPr>
                              <w:pStyle w:val="Caption"/>
                              <w:rPr>
                                <w:noProof/>
                                <w:szCs w:val="24"/>
                              </w:rPr>
                            </w:pPr>
                            <w:r>
                              <w:t xml:space="preserve">Abb. </w:t>
                            </w:r>
                            <w:r w:rsidR="006F6ED2">
                              <w:fldChar w:fldCharType="begin"/>
                            </w:r>
                            <w:r w:rsidR="006F6ED2">
                              <w:instrText xml:space="preserve"> SEQ Abb. \* ARABIC </w:instrText>
                            </w:r>
                            <w:r w:rsidR="006F6ED2">
                              <w:fldChar w:fldCharType="separate"/>
                            </w:r>
                            <w:r w:rsidR="00B34494">
                              <w:rPr>
                                <w:noProof/>
                              </w:rPr>
                              <w:t>62</w:t>
                            </w:r>
                            <w:r w:rsidR="006F6ED2">
                              <w:rPr>
                                <w:noProof/>
                              </w:rPr>
                              <w:fldChar w:fldCharType="end"/>
                            </w:r>
                            <w:r>
                              <w:t xml:space="preserve">: </w:t>
                            </w:r>
                            <w:r w:rsidRPr="00853D02">
                              <w:t xml:space="preserve">Häufigkeiten und Verteilung der Aussage </w:t>
                            </w:r>
                            <w:r>
                              <w:t>3</w:t>
                            </w:r>
                            <w:r w:rsidRPr="00853D02">
                              <w:t xml:space="preserve"> in Baseline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B1635" id="Textfeld 114" o:spid="_x0000_s1037" type="#_x0000_t202" style="position:absolute;margin-left:.1pt;margin-top:160.6pt;width:467.7pt;height: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" stroked="f">
                <v:textbox inset="0,0,0,0">
                  <w:txbxContent>
                    <w:p w14:paraId="31552F01" w14:textId="244828D8" w:rsidR="001F6946" w:rsidRPr="00D46255" w:rsidRDefault="001F6946" w:rsidP="001F6946">
                      <w:pPr>
                        <w:pStyle w:val="Beschriftung"/>
                        <w:rPr>
                          <w:noProof/>
                          <w:szCs w:val="24"/>
                        </w:rPr>
                      </w:pPr>
                      <w:r>
                        <w:t xml:space="preserve">Abb. </w:t>
                      </w:r>
                      <w:fldSimple w:instr=" SEQ Abb. \* ARABIC ">
                        <w:r w:rsidR="00B34494">
                          <w:rPr>
                            <w:noProof/>
                          </w:rPr>
                          <w:t>62</w:t>
                        </w:r>
                      </w:fldSimple>
                      <w:r>
                        <w:t xml:space="preserve">: </w:t>
                      </w:r>
                      <w:r w:rsidRPr="00853D02">
                        <w:t xml:space="preserve">Häufigkeiten und Verteilung der Aussage </w:t>
                      </w:r>
                      <w:r>
                        <w:t>3</w:t>
                      </w:r>
                      <w:r w:rsidRPr="00853D02">
                        <w:t xml:space="preserve"> in Baseline </w:t>
                      </w:r>
                      <w:r>
                        <w:t>2</w:t>
                      </w:r>
                    </w:p>
                  </w:txbxContent>
                </v:textbox>
                <w10:wrap type="topAndBottom"/>
              </v:shape>
            </w:pict>
          </mc:Fallback>
        </mc:AlternateContent>
      </w:r>
      <w:r w:rsidR="00E965F8">
        <w:rPr>
          <w:noProof/>
        </w:rPr>
        <mc:AlternateContent>
          <mc:Choice Requires="cx1">
            <w:drawing>
              <wp:anchor distT="0" distB="0" distL="114300" distR="114300" simplePos="0" relativeHeight="251680768" behindDoc="0" locked="0" layoutInCell="1" allowOverlap="1" wp14:anchorId="127C0993" wp14:editId="754079FE">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0768" behindDoc="0" locked="0" layoutInCell="1" allowOverlap="1" wp14:anchorId="127C0993" wp14:editId="754079FE">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1" name="Diagramm 91">
                          <a:extLst>
                            <a:ext uri="{FF2B5EF4-FFF2-40B4-BE49-F238E27FC236}">
                              <a16:creationId xmlns:a16="http://schemas.microsoft.com/office/drawing/2014/main" id="{F5743E04-D834-4A43-91E0-10D78036D4B2}"/>
                            </a:ext>
                          </a:extLst>
                        </pic:cNvPr>
                        <pic:cNvPicPr>
                          <a:picLocks noGrp="1" noRot="1" noChangeAspect="1" noMove="1" noResize="1" noEditPoints="1" noAdjustHandles="1" noChangeArrowheads="1" noChangeShapeType="1"/>
                        </pic:cNvPicPr>
                      </pic:nvPicPr>
                      <pic:blipFill>
                        <a:blip r:embed="rId105"/>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011D8E">
        <w:rPr>
          <w:noProof/>
        </w:rPr>
        <w:drawing>
          <wp:anchor distT="0" distB="0" distL="114300" distR="114300" simplePos="0" relativeHeight="251681792" behindDoc="0" locked="0" layoutInCell="1" allowOverlap="1" wp14:anchorId="2EEEBB0F" wp14:editId="78B0FF46">
            <wp:simplePos x="0" y="0"/>
            <wp:positionH relativeFrom="column">
              <wp:posOffset>-1270</wp:posOffset>
            </wp:positionH>
            <wp:positionV relativeFrom="paragraph">
              <wp:posOffset>0</wp:posOffset>
            </wp:positionV>
            <wp:extent cx="3420000" cy="1980000"/>
            <wp:effectExtent l="0" t="0" r="9525" b="1270"/>
            <wp:wrapTopAndBottom/>
            <wp:docPr id="29" name="Diagramm 29">
              <a:extLst xmlns:a="http://schemas.openxmlformats.org/drawingml/2006/main">
                <a:ext uri="{FF2B5EF4-FFF2-40B4-BE49-F238E27FC236}">
                  <a16:creationId xmlns:a16="http://schemas.microsoft.com/office/drawing/2014/main" id="{8C28E4B9-0B2F-4124-A9EA-767888079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r w:rsidR="00E965F8" w:rsidRPr="00E965F8">
        <w:rPr>
          <w:noProof/>
        </w:rPr>
        <w:t xml:space="preserve"> </w:t>
      </w:r>
    </w:p>
    <w:p w14:paraId="1DD083CF" w14:textId="667ECF47" w:rsidR="00E965F8" w:rsidRPr="00011D8E" w:rsidRDefault="00E965F8" w:rsidP="00E965F8">
      <w:pPr>
        <w:jc w:val="left"/>
      </w:pPr>
      <w:r>
        <w:t>Die Ergebnisse der Aussage 3 in Baseline 2 ergeben einen Mittelwert von 4,17 und einen Median von 5 auf einer Skala mit dem Minimalwert 1 (trifft gar nicht zu) und dem Maximalwert 5 (trifft voll zu).</w:t>
      </w:r>
      <w:r w:rsidR="0065286B">
        <w:t xml:space="preserve"> </w:t>
      </w:r>
      <w:r w:rsidR="0065286B">
        <w:rPr>
          <w:sz w:val="21"/>
          <w:szCs w:val="21"/>
        </w:rPr>
        <w:t>Die Mehrheit der Bewertungen (mind. 75%) befindet sich zwischen den Werten 3,25 und 5.</w:t>
      </w:r>
      <w:r w:rsidR="00B97A7A">
        <w:rPr>
          <w:sz w:val="21"/>
          <w:szCs w:val="21"/>
        </w:rPr>
        <w:t xml:space="preserve"> Die untere Antenne der Box zeigt </w:t>
      </w:r>
      <w:r w:rsidR="0042009A">
        <w:rPr>
          <w:sz w:val="21"/>
          <w:szCs w:val="21"/>
        </w:rPr>
        <w:t>einen Minimalwert von 1</w:t>
      </w:r>
      <w:r w:rsidR="00B97A7A">
        <w:rPr>
          <w:sz w:val="21"/>
          <w:szCs w:val="21"/>
        </w:rPr>
        <w:t>.</w:t>
      </w:r>
      <w:r w:rsidR="00075BD0">
        <w:rPr>
          <w:sz w:val="21"/>
          <w:szCs w:val="21"/>
        </w:rPr>
        <w:t xml:space="preserve"> Einen oder mehrere Ausreißer gibt es nicht.</w:t>
      </w:r>
      <w:r w:rsidR="00FF78DD">
        <w:rPr>
          <w:sz w:val="21"/>
          <w:szCs w:val="21"/>
        </w:rPr>
        <w:t xml:space="preserve"> </w:t>
      </w:r>
      <w:r w:rsidR="000A481A">
        <w:rPr>
          <w:sz w:val="21"/>
          <w:szCs w:val="21"/>
        </w:rPr>
        <w:t xml:space="preserve">Der Vergleich des Mittelwerts (4,17) und des </w:t>
      </w:r>
      <w:proofErr w:type="spellStart"/>
      <w:r w:rsidR="000A481A">
        <w:rPr>
          <w:sz w:val="21"/>
          <w:szCs w:val="21"/>
        </w:rPr>
        <w:t>Medians</w:t>
      </w:r>
      <w:proofErr w:type="spellEnd"/>
      <w:r w:rsidR="000A481A">
        <w:rPr>
          <w:sz w:val="21"/>
          <w:szCs w:val="21"/>
        </w:rPr>
        <w:t xml:space="preserve"> (5), lässt eine mehrheitliche Zustimmung interpretieren. Dem überwiegend meiste Teil der Probanden (5/6) war die physische Umgebung sehr bewusst (Wertung 4 und 5) </w:t>
      </w:r>
      <w:r w:rsidR="00240486">
        <w:rPr>
          <w:sz w:val="21"/>
          <w:szCs w:val="21"/>
        </w:rPr>
        <w:t>und lediglich ein Teilnehmer nicht (Wertung 1).</w:t>
      </w:r>
    </w:p>
    <w:p w14:paraId="1CBB31AD" w14:textId="6CF72B51" w:rsidR="0023586C" w:rsidRDefault="0023586C" w:rsidP="0023586C">
      <w:pPr>
        <w:pStyle w:val="Heading5"/>
      </w:pPr>
      <w:r>
        <w:t>Baseline 3</w:t>
      </w:r>
    </w:p>
    <w:p w14:paraId="01427938" w14:textId="5F18CA15" w:rsidR="0050321E" w:rsidRPr="0050321E" w:rsidRDefault="00C721C4" w:rsidP="0050321E">
      <w:r>
        <w:rPr>
          <w:noProof/>
        </w:rPr>
        <mc:AlternateContent>
          <mc:Choice Requires="wps">
            <w:drawing>
              <wp:anchor distT="0" distB="0" distL="114300" distR="114300" simplePos="0" relativeHeight="251726848" behindDoc="0" locked="0" layoutInCell="1" allowOverlap="1" wp14:anchorId="247B74A5" wp14:editId="0DA1836A">
                <wp:simplePos x="0" y="0"/>
                <wp:positionH relativeFrom="column">
                  <wp:posOffset>1270</wp:posOffset>
                </wp:positionH>
                <wp:positionV relativeFrom="paragraph">
                  <wp:posOffset>2521585</wp:posOffset>
                </wp:positionV>
                <wp:extent cx="5939790" cy="171450"/>
                <wp:effectExtent l="0" t="0" r="3810" b="0"/>
                <wp:wrapTopAndBottom/>
                <wp:docPr id="115" name="Textfeld 115"/>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3D43B07A" w14:textId="26BC4991" w:rsidR="00C721C4" w:rsidRPr="00A7221C" w:rsidRDefault="00C721C4" w:rsidP="00C721C4">
                            <w:pPr>
                              <w:pStyle w:val="Caption"/>
                              <w:rPr>
                                <w:noProof/>
                                <w:szCs w:val="24"/>
                              </w:rPr>
                            </w:pPr>
                            <w:r>
                              <w:t xml:space="preserve">Abb. </w:t>
                            </w:r>
                            <w:r w:rsidR="006F6ED2">
                              <w:fldChar w:fldCharType="begin"/>
                            </w:r>
                            <w:r w:rsidR="006F6ED2">
                              <w:instrText xml:space="preserve"> SEQ Abb. \* ARABIC </w:instrText>
                            </w:r>
                            <w:r w:rsidR="006F6ED2">
                              <w:fldChar w:fldCharType="separate"/>
                            </w:r>
                            <w:r w:rsidR="00B34494">
                              <w:rPr>
                                <w:noProof/>
                              </w:rPr>
                              <w:t>63</w:t>
                            </w:r>
                            <w:r w:rsidR="006F6ED2">
                              <w:rPr>
                                <w:noProof/>
                              </w:rPr>
                              <w:fldChar w:fldCharType="end"/>
                            </w:r>
                            <w:r>
                              <w:t xml:space="preserve">: </w:t>
                            </w:r>
                            <w:r w:rsidRPr="00C00E2A">
                              <w:t xml:space="preserve">Häufigkeiten und Verteilung der Aussage </w:t>
                            </w:r>
                            <w:r>
                              <w:t>3</w:t>
                            </w:r>
                            <w:r w:rsidRPr="00C00E2A">
                              <w:t xml:space="preserve"> in Baseline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B74A5" id="Textfeld 115" o:spid="_x0000_s1038" type="#_x0000_t202" style="position:absolute;left:0;text-align:left;margin-left:.1pt;margin-top:198.55pt;width:467.7pt;height:1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" stroked="f">
                <v:textbox inset="0,0,0,0">
                  <w:txbxContent>
                    <w:p w14:paraId="3D43B07A" w14:textId="26BC4991" w:rsidR="00C721C4" w:rsidRPr="00A7221C" w:rsidRDefault="00C721C4" w:rsidP="00C721C4">
                      <w:pPr>
                        <w:pStyle w:val="Beschriftung"/>
                        <w:rPr>
                          <w:noProof/>
                          <w:szCs w:val="24"/>
                        </w:rPr>
                      </w:pPr>
                      <w:r>
                        <w:t xml:space="preserve">Abb. </w:t>
                      </w:r>
                      <w:fldSimple w:instr=" SEQ Abb. \* ARABIC ">
                        <w:r w:rsidR="00B34494">
                          <w:rPr>
                            <w:noProof/>
                          </w:rPr>
                          <w:t>63</w:t>
                        </w:r>
                      </w:fldSimple>
                      <w:r>
                        <w:t xml:space="preserve">: </w:t>
                      </w:r>
                      <w:r w:rsidRPr="00C00E2A">
                        <w:t xml:space="preserve">Häufigkeiten und Verteilung der Aussage </w:t>
                      </w:r>
                      <w:r>
                        <w:t>3</w:t>
                      </w:r>
                      <w:r w:rsidRPr="00C00E2A">
                        <w:t xml:space="preserve"> in Baseline </w:t>
                      </w:r>
                      <w:r>
                        <w:t>3</w:t>
                      </w:r>
                    </w:p>
                  </w:txbxContent>
                </v:textbox>
                <w10:wrap type="topAndBottom"/>
              </v:shape>
            </w:pict>
          </mc:Fallback>
        </mc:AlternateContent>
      </w:r>
      <w:r w:rsidR="00C13BF2">
        <w:rPr>
          <w:noProof/>
        </w:rPr>
        <mc:AlternateContent>
          <mc:Choice Requires="cx1">
            <w:drawing>
              <wp:anchor distT="0" distB="0" distL="114300" distR="114300" simplePos="0" relativeHeight="251683840" behindDoc="0" locked="0" layoutInCell="1" allowOverlap="1" wp14:anchorId="3E5D88A0" wp14:editId="60935A4A">
                <wp:simplePos x="0" y="0"/>
                <wp:positionH relativeFrom="margin">
                  <wp:align>right</wp:align>
                </wp:positionH>
                <wp:positionV relativeFrom="paragraph">
                  <wp:posOffset>482600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7"/>
                  </a:graphicData>
                </a:graphic>
              </wp:anchor>
            </w:drawing>
          </mc:Choice>
          <mc:Fallback>
            <w:drawing>
              <wp:anchor distT="0" distB="0" distL="114300" distR="114300" simplePos="0" relativeHeight="251683840" behindDoc="0" locked="0" layoutInCell="1" allowOverlap="1" wp14:anchorId="3E5D88A0" wp14:editId="60935A4A">
                <wp:simplePos x="0" y="0"/>
                <wp:positionH relativeFrom="margin">
                  <wp:align>right</wp:align>
                </wp:positionH>
                <wp:positionV relativeFrom="paragraph">
                  <wp:posOffset>482600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2" name="Diagramm 92">
                          <a:extLst>
                            <a:ext uri="{FF2B5EF4-FFF2-40B4-BE49-F238E27FC236}">
                              <a16:creationId xmlns:a16="http://schemas.microsoft.com/office/drawing/2014/main" id="{5DB167C3-AC2A-457A-90B6-D527EFE208A5}"/>
                            </a:ext>
                          </a:extLst>
                        </pic:cNvPr>
                        <pic:cNvPicPr>
                          <a:picLocks noGrp="1" noRot="1" noChangeAspect="1" noMove="1" noResize="1" noEditPoints="1" noAdjustHandles="1" noChangeArrowheads="1" noChangeShapeType="1"/>
                        </pic:cNvPicPr>
                      </pic:nvPicPr>
                      <pic:blipFill>
                        <a:blip r:embed="rId108"/>
                        <a:stretch>
                          <a:fillRect/>
                        </a:stretch>
                      </pic:blipFill>
                      <pic:spPr>
                        <a:xfrm>
                          <a:off x="0" y="0"/>
                          <a:ext cx="2411730" cy="1979930"/>
                        </a:xfrm>
                        <a:prstGeom prst="rect">
                          <a:avLst/>
                        </a:prstGeom>
                      </pic:spPr>
                    </pic:pic>
                  </a:graphicData>
                </a:graphic>
              </wp:anchor>
            </w:drawing>
          </mc:Fallback>
        </mc:AlternateContent>
      </w:r>
      <w:r w:rsidR="0050321E">
        <w:t xml:space="preserve">Aussage 3 in Baseline 3 wurde </w:t>
      </w:r>
      <w:proofErr w:type="spellStart"/>
      <w:r w:rsidR="0050321E">
        <w:t>ein Mal</w:t>
      </w:r>
      <w:proofErr w:type="spellEnd"/>
      <w:r w:rsidR="0050321E">
        <w:t xml:space="preserve"> mit der Wertung 1 (trifft gar nicht zu), </w:t>
      </w:r>
      <w:proofErr w:type="spellStart"/>
      <w:r w:rsidR="0050321E">
        <w:t>ein Mal</w:t>
      </w:r>
      <w:proofErr w:type="spellEnd"/>
      <w:r w:rsidR="0050321E">
        <w:t xml:space="preserve"> mit der Wertung 4 (Trifft eher zu) und </w:t>
      </w:r>
      <w:r w:rsidR="00EC233C">
        <w:t>vier</w:t>
      </w:r>
      <w:r w:rsidR="0050321E">
        <w:t xml:space="preserve"> Mal mit der Wertung 5 (trifft voll zu) bewertet (siehe </w:t>
      </w:r>
      <w:proofErr w:type="gramStart"/>
      <w:r w:rsidR="0050321E">
        <w:t>Grafik )</w:t>
      </w:r>
      <w:proofErr w:type="gramEnd"/>
      <w:r w:rsidR="0050321E">
        <w:t>.</w:t>
      </w:r>
    </w:p>
    <w:p w14:paraId="11A395E7" w14:textId="1FD8E6BE" w:rsidR="0050321E" w:rsidRDefault="0050321E" w:rsidP="00C13BF2">
      <w:pPr>
        <w:jc w:val="left"/>
        <w:rPr>
          <w:noProof/>
        </w:rPr>
      </w:pPr>
      <w:r>
        <w:rPr>
          <w:noProof/>
        </w:rPr>
        <w:drawing>
          <wp:anchor distT="0" distB="0" distL="114300" distR="114300" simplePos="0" relativeHeight="251682816" behindDoc="0" locked="0" layoutInCell="1" allowOverlap="1" wp14:anchorId="22F09986" wp14:editId="5B84F554">
            <wp:simplePos x="0" y="0"/>
            <wp:positionH relativeFrom="column">
              <wp:posOffset>-1270</wp:posOffset>
            </wp:positionH>
            <wp:positionV relativeFrom="paragraph">
              <wp:posOffset>635</wp:posOffset>
            </wp:positionV>
            <wp:extent cx="3420000" cy="1980000"/>
            <wp:effectExtent l="0" t="0" r="9525" b="1270"/>
            <wp:wrapTopAndBottom/>
            <wp:docPr id="71" name="Diagramm 71">
              <a:extLst xmlns:a="http://schemas.openxmlformats.org/drawingml/2006/main">
                <a:ext uri="{FF2B5EF4-FFF2-40B4-BE49-F238E27FC236}">
                  <a16:creationId xmlns:a16="http://schemas.microsoft.com/office/drawing/2014/main" id="{65575F8F-C0E9-434C-AB7A-EFBE3618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anchor>
        </w:drawing>
      </w:r>
      <w:r w:rsidR="00C13BF2" w:rsidRPr="00C13BF2">
        <w:rPr>
          <w:noProof/>
        </w:rPr>
        <w:t xml:space="preserve"> </w:t>
      </w:r>
    </w:p>
    <w:p w14:paraId="0979CDDD" w14:textId="11364028" w:rsidR="009A776E" w:rsidRPr="0050321E" w:rsidRDefault="009A776E" w:rsidP="00C13BF2">
      <w:pPr>
        <w:jc w:val="left"/>
      </w:pPr>
      <w:r>
        <w:t xml:space="preserve">Die Ergebnisse der Aussage 3 in Baseline </w:t>
      </w:r>
      <w:r w:rsidR="00CD5BDF">
        <w:t>3</w:t>
      </w:r>
      <w:r>
        <w:t xml:space="preserve"> ergeben einen Mittelwert von 4,17 und einen Median von 5 auf einer Skala mit dem Minimalwert 1 (trifft gar nicht zu) und dem Maximalwert 5 (trifft voll zu).</w:t>
      </w:r>
      <w:r w:rsidR="00FF4589">
        <w:t xml:space="preserve"> </w:t>
      </w:r>
      <w:r w:rsidR="00FF4589">
        <w:rPr>
          <w:sz w:val="21"/>
          <w:szCs w:val="21"/>
        </w:rPr>
        <w:t>Die Mehrheit der Bewertungen (mind. 75%) befindet sich zwischen den Werten 3,25 und 5.</w:t>
      </w:r>
      <w:r w:rsidR="0060365C">
        <w:rPr>
          <w:sz w:val="21"/>
          <w:szCs w:val="21"/>
        </w:rPr>
        <w:t xml:space="preserve"> Die untere Antenne der Box zeigt einen Minimalwert von 1.</w:t>
      </w:r>
      <w:r w:rsidR="00526B0B">
        <w:rPr>
          <w:sz w:val="21"/>
          <w:szCs w:val="21"/>
        </w:rPr>
        <w:t xml:space="preserve"> Einen oder mehrere Ausreißer gibt es nicht.</w:t>
      </w:r>
      <w:r w:rsidR="00A332B6">
        <w:rPr>
          <w:sz w:val="21"/>
          <w:szCs w:val="21"/>
        </w:rPr>
        <w:t xml:space="preserve"> Der Vergleich des Mittelwerts (4,17) und des </w:t>
      </w:r>
      <w:proofErr w:type="spellStart"/>
      <w:r w:rsidR="00A332B6">
        <w:rPr>
          <w:sz w:val="21"/>
          <w:szCs w:val="21"/>
        </w:rPr>
        <w:t>Medians</w:t>
      </w:r>
      <w:proofErr w:type="spellEnd"/>
      <w:r w:rsidR="00A332B6">
        <w:rPr>
          <w:sz w:val="21"/>
          <w:szCs w:val="21"/>
        </w:rPr>
        <w:t xml:space="preserve"> (5), lässt eine mehrheitliche Zustimmung interpretieren. Dem überwiegend meiste Teil der Probanden (5/6) war die physische Umgebung sehr bewusst (Wertung 4 und 5) und lediglich ein Teilnehmer nicht (Wertung 1).</w:t>
      </w:r>
    </w:p>
    <w:p w14:paraId="157700C6" w14:textId="374FF0A8" w:rsidR="0023586C" w:rsidRDefault="0023586C" w:rsidP="0023586C">
      <w:pPr>
        <w:pStyle w:val="Heading5"/>
      </w:pPr>
      <w:r>
        <w:lastRenderedPageBreak/>
        <w:t>Szenario 1</w:t>
      </w:r>
    </w:p>
    <w:p w14:paraId="10D03167" w14:textId="7A5626DC" w:rsidR="0006032D" w:rsidRPr="0006032D" w:rsidRDefault="008C33F1" w:rsidP="0006032D">
      <w:r>
        <w:rPr>
          <w:noProof/>
        </w:rPr>
        <mc:AlternateContent>
          <mc:Choice Requires="wps">
            <w:drawing>
              <wp:anchor distT="0" distB="0" distL="114300" distR="114300" simplePos="0" relativeHeight="251728896" behindDoc="0" locked="0" layoutInCell="1" allowOverlap="1" wp14:anchorId="45C25F32" wp14:editId="1FA6A43C">
                <wp:simplePos x="0" y="0"/>
                <wp:positionH relativeFrom="column">
                  <wp:posOffset>1270</wp:posOffset>
                </wp:positionH>
                <wp:positionV relativeFrom="paragraph">
                  <wp:posOffset>2516505</wp:posOffset>
                </wp:positionV>
                <wp:extent cx="5939790" cy="158750"/>
                <wp:effectExtent l="0" t="0" r="3810" b="0"/>
                <wp:wrapTopAndBottom/>
                <wp:docPr id="116" name="Textfeld 116"/>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06A18ED" w14:textId="7E6FF38B" w:rsidR="008C33F1" w:rsidRPr="0060421B" w:rsidRDefault="008C33F1" w:rsidP="008C33F1">
                            <w:pPr>
                              <w:pStyle w:val="Caption"/>
                              <w:rPr>
                                <w:noProof/>
                                <w:szCs w:val="24"/>
                              </w:rPr>
                            </w:pPr>
                            <w:r>
                              <w:t xml:space="preserve">Abb. </w:t>
                            </w:r>
                            <w:r w:rsidR="006F6ED2">
                              <w:fldChar w:fldCharType="begin"/>
                            </w:r>
                            <w:r w:rsidR="006F6ED2">
                              <w:instrText xml:space="preserve"> SEQ Abb. \* ARABIC </w:instrText>
                            </w:r>
                            <w:r w:rsidR="006F6ED2">
                              <w:fldChar w:fldCharType="separate"/>
                            </w:r>
                            <w:r w:rsidR="00B34494">
                              <w:rPr>
                                <w:noProof/>
                              </w:rPr>
                              <w:t>64</w:t>
                            </w:r>
                            <w:r w:rsidR="006F6ED2">
                              <w:rPr>
                                <w:noProof/>
                              </w:rPr>
                              <w:fldChar w:fldCharType="end"/>
                            </w:r>
                            <w:r>
                              <w:t xml:space="preserve">: </w:t>
                            </w:r>
                            <w:r w:rsidRPr="007D40F2">
                              <w:t xml:space="preserve">Häufigkeiten und Verteilung der Aussage </w:t>
                            </w:r>
                            <w:r>
                              <w:t>3</w:t>
                            </w:r>
                            <w:r w:rsidRPr="007D40F2">
                              <w:t xml:space="preserve"> in </w:t>
                            </w:r>
                            <w:r>
                              <w:t>Szenario</w:t>
                            </w:r>
                            <w:r w:rsidRPr="007D40F2">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25F32" id="Textfeld 116" o:spid="_x0000_s1039" type="#_x0000_t202" style="position:absolute;left:0;text-align:left;margin-left:.1pt;margin-top:198.15pt;width:467.7pt;height: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" stroked="f">
                <v:textbox inset="0,0,0,0">
                  <w:txbxContent>
                    <w:p w14:paraId="106A18ED" w14:textId="7E6FF38B" w:rsidR="008C33F1" w:rsidRPr="0060421B" w:rsidRDefault="008C33F1" w:rsidP="008C33F1">
                      <w:pPr>
                        <w:pStyle w:val="Beschriftung"/>
                        <w:rPr>
                          <w:noProof/>
                          <w:szCs w:val="24"/>
                        </w:rPr>
                      </w:pPr>
                      <w:r>
                        <w:t xml:space="preserve">Abb. </w:t>
                      </w:r>
                      <w:fldSimple w:instr=" SEQ Abb. \* ARABIC ">
                        <w:r w:rsidR="00B34494">
                          <w:rPr>
                            <w:noProof/>
                          </w:rPr>
                          <w:t>64</w:t>
                        </w:r>
                      </w:fldSimple>
                      <w:r>
                        <w:t xml:space="preserve">: </w:t>
                      </w:r>
                      <w:r w:rsidRPr="007D40F2">
                        <w:t xml:space="preserve">Häufigkeiten und Verteilung der Aussage </w:t>
                      </w:r>
                      <w:r>
                        <w:t>3</w:t>
                      </w:r>
                      <w:r w:rsidRPr="007D40F2">
                        <w:t xml:space="preserve"> in </w:t>
                      </w:r>
                      <w:r>
                        <w:t>Szenario</w:t>
                      </w:r>
                      <w:r w:rsidRPr="007D40F2">
                        <w:t xml:space="preserve"> 1</w:t>
                      </w:r>
                    </w:p>
                  </w:txbxContent>
                </v:textbox>
                <w10:wrap type="topAndBottom"/>
              </v:shape>
            </w:pict>
          </mc:Fallback>
        </mc:AlternateContent>
      </w:r>
      <w:r w:rsidR="0006032D">
        <w:t xml:space="preserve">Aussage 3 in Szenario 1 wurde </w:t>
      </w:r>
      <w:proofErr w:type="spellStart"/>
      <w:r w:rsidR="0006032D">
        <w:t>ein Mal</w:t>
      </w:r>
      <w:proofErr w:type="spellEnd"/>
      <w:r w:rsidR="0006032D">
        <w:t xml:space="preserve"> mit der Wertung 1 (trifft gar nicht zu), </w:t>
      </w:r>
      <w:proofErr w:type="spellStart"/>
      <w:r w:rsidR="0006032D">
        <w:t>ein Mal</w:t>
      </w:r>
      <w:proofErr w:type="spellEnd"/>
      <w:r w:rsidR="0006032D">
        <w:t xml:space="preserve"> mit der Wertung 4 (Trifft eher zu) und </w:t>
      </w:r>
      <w:r w:rsidR="00EC233C">
        <w:t>vier</w:t>
      </w:r>
      <w:r w:rsidR="0006032D">
        <w:t xml:space="preserve"> Mal mit der Wertung 5 (trifft voll zu) bewertet (siehe </w:t>
      </w:r>
      <w:proofErr w:type="gramStart"/>
      <w:r w:rsidR="0006032D">
        <w:t>Grafik )</w:t>
      </w:r>
      <w:proofErr w:type="gramEnd"/>
      <w:r w:rsidR="0006032D">
        <w:t>.</w:t>
      </w:r>
    </w:p>
    <w:p w14:paraId="5DF8AE6A" w14:textId="2C6002BF" w:rsidR="0006032D" w:rsidRDefault="0066573F" w:rsidP="0066573F">
      <w:pPr>
        <w:jc w:val="left"/>
        <w:rPr>
          <w:noProof/>
        </w:rPr>
      </w:pPr>
      <w:r>
        <w:rPr>
          <w:noProof/>
        </w:rPr>
        <mc:AlternateContent>
          <mc:Choice Requires="cx1">
            <w:drawing>
              <wp:anchor distT="0" distB="0" distL="114300" distR="114300" simplePos="0" relativeHeight="251685888" behindDoc="0" locked="0" layoutInCell="1" allowOverlap="1" wp14:anchorId="0F0455B3" wp14:editId="1853FA5E">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0"/>
                  </a:graphicData>
                </a:graphic>
              </wp:anchor>
            </w:drawing>
          </mc:Choice>
          <mc:Fallback>
            <w:drawing>
              <wp:anchor distT="0" distB="0" distL="114300" distR="114300" simplePos="0" relativeHeight="251685888" behindDoc="0" locked="0" layoutInCell="1" allowOverlap="1" wp14:anchorId="0F0455B3" wp14:editId="1853FA5E">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 name="Diagramm 93">
                          <a:extLst>
                            <a:ext uri="{FF2B5EF4-FFF2-40B4-BE49-F238E27FC236}">
                              <a16:creationId xmlns:a16="http://schemas.microsoft.com/office/drawing/2014/main" id="{525FCD6E-C0DA-479F-AA35-7F69DB14ADEE}"/>
                            </a:ext>
                          </a:extLst>
                        </pic:cNvPr>
                        <pic:cNvPicPr>
                          <a:picLocks noGrp="1" noRot="1" noChangeAspect="1" noMove="1" noResize="1" noEditPoints="1" noAdjustHandles="1" noChangeArrowheads="1" noChangeShapeType="1"/>
                        </pic:cNvPicPr>
                      </pic:nvPicPr>
                      <pic:blipFill>
                        <a:blip r:embed="rId111"/>
                        <a:stretch>
                          <a:fillRect/>
                        </a:stretch>
                      </pic:blipFill>
                      <pic:spPr>
                        <a:xfrm>
                          <a:off x="0" y="0"/>
                          <a:ext cx="2411730" cy="1979930"/>
                        </a:xfrm>
                        <a:prstGeom prst="rect">
                          <a:avLst/>
                        </a:prstGeom>
                      </pic:spPr>
                    </pic:pic>
                  </a:graphicData>
                </a:graphic>
              </wp:anchor>
            </w:drawing>
          </mc:Fallback>
        </mc:AlternateContent>
      </w:r>
      <w:r w:rsidR="0006032D">
        <w:rPr>
          <w:noProof/>
        </w:rPr>
        <w:drawing>
          <wp:anchor distT="0" distB="0" distL="114300" distR="114300" simplePos="0" relativeHeight="251684864" behindDoc="0" locked="0" layoutInCell="1" allowOverlap="1" wp14:anchorId="2F15A71B" wp14:editId="4F8EEF16">
            <wp:simplePos x="0" y="0"/>
            <wp:positionH relativeFrom="column">
              <wp:posOffset>-1270</wp:posOffset>
            </wp:positionH>
            <wp:positionV relativeFrom="paragraph">
              <wp:posOffset>0</wp:posOffset>
            </wp:positionV>
            <wp:extent cx="3420000" cy="1980000"/>
            <wp:effectExtent l="0" t="0" r="9525" b="1270"/>
            <wp:wrapTopAndBottom/>
            <wp:docPr id="72" name="Diagramm 72">
              <a:extLst xmlns:a="http://schemas.openxmlformats.org/drawingml/2006/main">
                <a:ext uri="{FF2B5EF4-FFF2-40B4-BE49-F238E27FC236}">
                  <a16:creationId xmlns:a16="http://schemas.microsoft.com/office/drawing/2014/main" id="{6A70FCFA-854F-4714-8E19-C4696EEAF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anchor>
        </w:drawing>
      </w:r>
      <w:r w:rsidRPr="0066573F">
        <w:rPr>
          <w:noProof/>
        </w:rPr>
        <w:t xml:space="preserve"> </w:t>
      </w:r>
    </w:p>
    <w:p w14:paraId="1E9EF75F" w14:textId="15E62CF4" w:rsidR="0066573F" w:rsidRPr="0006032D" w:rsidRDefault="0066573F" w:rsidP="0066573F">
      <w:pPr>
        <w:jc w:val="left"/>
      </w:pPr>
      <w:r>
        <w:t>Die Ergebnisse der Aussage 3 in Szenario 1 ergeben einen Mittelwert von 4,17 und einen Median von 5 auf einer Skala mit dem Minimalwert 1 (trifft gar nicht zu) und dem Maximalwert 5 (trifft voll zu).</w:t>
      </w:r>
      <w:r w:rsidR="002A231F">
        <w:t xml:space="preserve"> </w:t>
      </w:r>
      <w:r w:rsidR="002A231F">
        <w:rPr>
          <w:sz w:val="21"/>
          <w:szCs w:val="21"/>
        </w:rPr>
        <w:t>Die Mehrheit der Bewertungen (mind. 75%) befindet sich zwischen den Werten 3,25 und 5.</w:t>
      </w:r>
      <w:r w:rsidR="00F177A5">
        <w:rPr>
          <w:sz w:val="21"/>
          <w:szCs w:val="21"/>
        </w:rPr>
        <w:t xml:space="preserve"> Die untere Antenne der Box zeigt einen Minimalwert von 1. Einen oder mehrere Ausreißer gibt es nicht.</w:t>
      </w:r>
      <w:r w:rsidR="004A5CE2">
        <w:rPr>
          <w:sz w:val="21"/>
          <w:szCs w:val="21"/>
        </w:rPr>
        <w:t xml:space="preserve"> Der Vergleich des Mittelwerts (4,17) und des </w:t>
      </w:r>
      <w:proofErr w:type="spellStart"/>
      <w:r w:rsidR="004A5CE2">
        <w:rPr>
          <w:sz w:val="21"/>
          <w:szCs w:val="21"/>
        </w:rPr>
        <w:t>Medians</w:t>
      </w:r>
      <w:proofErr w:type="spellEnd"/>
      <w:r w:rsidR="004A5CE2">
        <w:rPr>
          <w:sz w:val="21"/>
          <w:szCs w:val="21"/>
        </w:rPr>
        <w:t xml:space="preserve"> (5), lässt eine mehrheitliche Zustimmung interpretieren. Dem überwiegend meiste Teil der Probanden (5/6) war die physische Umgebung sehr bewusst (Wertung 4 und 5) und lediglich ein Teilnehmer nicht (Wertung 1).</w:t>
      </w:r>
    </w:p>
    <w:p w14:paraId="096BA0B0" w14:textId="6C00A5AE" w:rsidR="0023586C" w:rsidRDefault="0023586C" w:rsidP="0023586C">
      <w:pPr>
        <w:pStyle w:val="Heading5"/>
      </w:pPr>
      <w:r>
        <w:t>Szenario 2</w:t>
      </w:r>
    </w:p>
    <w:p w14:paraId="6FE0EB29" w14:textId="1FC1138B" w:rsidR="0006032D" w:rsidRPr="0006032D" w:rsidRDefault="0045181C" w:rsidP="009F0F0E">
      <w:r>
        <w:rPr>
          <w:noProof/>
        </w:rPr>
        <mc:AlternateContent>
          <mc:Choice Requires="wps">
            <w:drawing>
              <wp:anchor distT="0" distB="0" distL="114300" distR="114300" simplePos="0" relativeHeight="251730944" behindDoc="0" locked="0" layoutInCell="1" allowOverlap="1" wp14:anchorId="68E918B2" wp14:editId="6112C316">
                <wp:simplePos x="0" y="0"/>
                <wp:positionH relativeFrom="column">
                  <wp:posOffset>1270</wp:posOffset>
                </wp:positionH>
                <wp:positionV relativeFrom="paragraph">
                  <wp:posOffset>2521585</wp:posOffset>
                </wp:positionV>
                <wp:extent cx="5905500" cy="152400"/>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905500" cy="152400"/>
                        </a:xfrm>
                        <a:prstGeom prst="rect">
                          <a:avLst/>
                        </a:prstGeom>
                        <a:solidFill>
                          <a:prstClr val="white"/>
                        </a:solidFill>
                        <a:ln>
                          <a:noFill/>
                        </a:ln>
                      </wps:spPr>
                      <wps:txbx>
                        <w:txbxContent>
                          <w:p w14:paraId="5172AEC8" w14:textId="7F77014E" w:rsidR="0045181C" w:rsidRPr="005F02C6" w:rsidRDefault="0045181C" w:rsidP="0045181C">
                            <w:pPr>
                              <w:pStyle w:val="Caption"/>
                              <w:rPr>
                                <w:noProof/>
                                <w:szCs w:val="24"/>
                              </w:rPr>
                            </w:pPr>
                            <w:r>
                              <w:t xml:space="preserve">Abb. </w:t>
                            </w:r>
                            <w:r w:rsidR="006F6ED2">
                              <w:fldChar w:fldCharType="begin"/>
                            </w:r>
                            <w:r w:rsidR="006F6ED2">
                              <w:instrText xml:space="preserve"> SEQ Abb. \* ARABIC </w:instrText>
                            </w:r>
                            <w:r w:rsidR="006F6ED2">
                              <w:fldChar w:fldCharType="separate"/>
                            </w:r>
                            <w:r w:rsidR="00B34494">
                              <w:rPr>
                                <w:noProof/>
                              </w:rPr>
                              <w:t>65</w:t>
                            </w:r>
                            <w:r w:rsidR="006F6ED2">
                              <w:rPr>
                                <w:noProof/>
                              </w:rPr>
                              <w:fldChar w:fldCharType="end"/>
                            </w:r>
                            <w:r>
                              <w:t xml:space="preserve">: </w:t>
                            </w:r>
                            <w:r w:rsidRPr="00641E4A">
                              <w:t xml:space="preserve">Häufigkeiten und Verteilung der Aussage </w:t>
                            </w:r>
                            <w:r>
                              <w:t>3</w:t>
                            </w:r>
                            <w:r w:rsidRPr="00641E4A">
                              <w:t xml:space="preserve"> in </w:t>
                            </w:r>
                            <w:r>
                              <w:t>Szenario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918B2" id="Textfeld 117" o:spid="_x0000_s1040" type="#_x0000_t202" style="position:absolute;left:0;text-align:left;margin-left:.1pt;margin-top:198.55pt;width:465pt;height: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" stroked="f">
                <v:textbox inset="0,0,0,0">
                  <w:txbxContent>
                    <w:p w14:paraId="5172AEC8" w14:textId="7F77014E" w:rsidR="0045181C" w:rsidRPr="005F02C6" w:rsidRDefault="0045181C" w:rsidP="0045181C">
                      <w:pPr>
                        <w:pStyle w:val="Beschriftung"/>
                        <w:rPr>
                          <w:noProof/>
                          <w:szCs w:val="24"/>
                        </w:rPr>
                      </w:pPr>
                      <w:r>
                        <w:t xml:space="preserve">Abb. </w:t>
                      </w:r>
                      <w:fldSimple w:instr=" SEQ Abb. \* ARABIC ">
                        <w:r w:rsidR="00B34494">
                          <w:rPr>
                            <w:noProof/>
                          </w:rPr>
                          <w:t>65</w:t>
                        </w:r>
                      </w:fldSimple>
                      <w:r>
                        <w:t xml:space="preserve">: </w:t>
                      </w:r>
                      <w:r w:rsidRPr="00641E4A">
                        <w:t xml:space="preserve">Häufigkeiten und Verteilung der Aussage </w:t>
                      </w:r>
                      <w:r>
                        <w:t>3</w:t>
                      </w:r>
                      <w:r w:rsidRPr="00641E4A">
                        <w:t xml:space="preserve"> in </w:t>
                      </w:r>
                      <w:r>
                        <w:t>Szenario 2</w:t>
                      </w:r>
                    </w:p>
                  </w:txbxContent>
                </v:textbox>
                <w10:wrap type="topAndBottom"/>
              </v:shape>
            </w:pict>
          </mc:Fallback>
        </mc:AlternateContent>
      </w:r>
      <w:r w:rsidR="009F0F0E">
        <w:rPr>
          <w:noProof/>
        </w:rPr>
        <mc:AlternateContent>
          <mc:Choice Requires="cx1">
            <w:drawing>
              <wp:anchor distT="0" distB="0" distL="114300" distR="114300" simplePos="0" relativeHeight="251687936" behindDoc="0" locked="0" layoutInCell="1" allowOverlap="1" wp14:anchorId="678D2127" wp14:editId="439A632E">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3"/>
                  </a:graphicData>
                </a:graphic>
              </wp:anchor>
            </w:drawing>
          </mc:Choice>
          <mc:Fallback>
            <w:drawing>
              <wp:anchor distT="0" distB="0" distL="114300" distR="114300" simplePos="0" relativeHeight="251687936" behindDoc="0" locked="0" layoutInCell="1" allowOverlap="1" wp14:anchorId="678D2127" wp14:editId="439A632E">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4" name="Diagramm 94">
                          <a:extLst>
                            <a:ext uri="{FF2B5EF4-FFF2-40B4-BE49-F238E27FC236}">
                              <a16:creationId xmlns:a16="http://schemas.microsoft.com/office/drawing/2014/main" id="{A9E3E37A-C873-40B9-A6BF-1436728DF12C}"/>
                            </a:ext>
                          </a:extLst>
                        </pic:cNvPr>
                        <pic:cNvPicPr>
                          <a:picLocks noGrp="1" noRot="1" noChangeAspect="1" noMove="1" noResize="1" noEditPoints="1" noAdjustHandles="1" noChangeArrowheads="1" noChangeShapeType="1"/>
                        </pic:cNvPicPr>
                      </pic:nvPicPr>
                      <pic:blipFill>
                        <a:blip r:embed="rId114"/>
                        <a:stretch>
                          <a:fillRect/>
                        </a:stretch>
                      </pic:blipFill>
                      <pic:spPr>
                        <a:xfrm>
                          <a:off x="0" y="0"/>
                          <a:ext cx="2411730" cy="1979930"/>
                        </a:xfrm>
                        <a:prstGeom prst="rect">
                          <a:avLst/>
                        </a:prstGeom>
                      </pic:spPr>
                    </pic:pic>
                  </a:graphicData>
                </a:graphic>
              </wp:anchor>
            </w:drawing>
          </mc:Fallback>
        </mc:AlternateContent>
      </w:r>
      <w:r w:rsidR="0006032D">
        <w:t xml:space="preserve">Aussage 3 in Szenario </w:t>
      </w:r>
      <w:r w:rsidR="00BB55F6">
        <w:t>2</w:t>
      </w:r>
      <w:r w:rsidR="0006032D">
        <w:t xml:space="preserve"> wurde </w:t>
      </w:r>
      <w:proofErr w:type="spellStart"/>
      <w:r w:rsidR="0006032D">
        <w:t>ein Mal</w:t>
      </w:r>
      <w:proofErr w:type="spellEnd"/>
      <w:r w:rsidR="0006032D">
        <w:t xml:space="preserve"> mit der Wertung 2 (trifft eher nicht zu), </w:t>
      </w:r>
      <w:proofErr w:type="spellStart"/>
      <w:r w:rsidR="0006032D">
        <w:t>ein Mal</w:t>
      </w:r>
      <w:proofErr w:type="spellEnd"/>
      <w:r w:rsidR="0006032D">
        <w:t xml:space="preserve"> mit der Wertung 4 (Trifft eher zu) und </w:t>
      </w:r>
      <w:r w:rsidR="00EC233C">
        <w:t>vier</w:t>
      </w:r>
      <w:r w:rsidR="0006032D">
        <w:t xml:space="preserve"> Mal mit der Wertung 5 (trifft voll zu) bewertet (siehe </w:t>
      </w:r>
      <w:proofErr w:type="gramStart"/>
      <w:r w:rsidR="0006032D">
        <w:t>Grafik )</w:t>
      </w:r>
      <w:proofErr w:type="gramEnd"/>
      <w:r w:rsidR="0006032D">
        <w:t>.</w:t>
      </w:r>
    </w:p>
    <w:p w14:paraId="3D1DE3B6" w14:textId="1A50906B" w:rsidR="0006032D" w:rsidRDefault="0006032D" w:rsidP="009F0F0E">
      <w:pPr>
        <w:jc w:val="left"/>
        <w:rPr>
          <w:noProof/>
        </w:rPr>
      </w:pPr>
      <w:r>
        <w:rPr>
          <w:noProof/>
        </w:rPr>
        <w:drawing>
          <wp:anchor distT="0" distB="0" distL="114300" distR="114300" simplePos="0" relativeHeight="251686912" behindDoc="0" locked="0" layoutInCell="1" allowOverlap="1" wp14:anchorId="0C3C31D8" wp14:editId="7A00CC84">
            <wp:simplePos x="0" y="0"/>
            <wp:positionH relativeFrom="column">
              <wp:posOffset>-1270</wp:posOffset>
            </wp:positionH>
            <wp:positionV relativeFrom="paragraph">
              <wp:posOffset>635</wp:posOffset>
            </wp:positionV>
            <wp:extent cx="3420000" cy="1980000"/>
            <wp:effectExtent l="0" t="0" r="9525" b="1270"/>
            <wp:wrapTopAndBottom/>
            <wp:docPr id="73" name="Diagramm 73">
              <a:extLst xmlns:a="http://schemas.openxmlformats.org/drawingml/2006/main">
                <a:ext uri="{FF2B5EF4-FFF2-40B4-BE49-F238E27FC236}">
                  <a16:creationId xmlns:a16="http://schemas.microsoft.com/office/drawing/2014/main" id="{0D6A88D6-25D9-43F6-A0AF-57A5BD6D49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anchor>
        </w:drawing>
      </w:r>
      <w:r w:rsidR="009F0F0E" w:rsidRPr="009F0F0E">
        <w:rPr>
          <w:noProof/>
        </w:rPr>
        <w:t xml:space="preserve"> </w:t>
      </w:r>
    </w:p>
    <w:p w14:paraId="52796A77" w14:textId="7D319A31" w:rsidR="009F0F0E" w:rsidRPr="0006032D" w:rsidRDefault="009F0F0E" w:rsidP="009F0F0E">
      <w:pPr>
        <w:jc w:val="left"/>
      </w:pPr>
      <w:r>
        <w:t>Die Ergebnisse der Aussage 3 in Szenario 2 ergeben einen Mittelwert von 4,</w:t>
      </w:r>
      <w:r w:rsidR="004A2941">
        <w:t>33</w:t>
      </w:r>
      <w:r>
        <w:t xml:space="preserve"> und einen Median von 5 auf einer Skala mit dem </w:t>
      </w:r>
      <w:r w:rsidR="00AD6FC5">
        <w:t>Minimalwert 1 (trifft gar nicht zu) und dem Maximalwert 5 (trifft voll zu).</w:t>
      </w:r>
      <w:r w:rsidR="000421F1">
        <w:t xml:space="preserve"> </w:t>
      </w:r>
      <w:r w:rsidR="000421F1">
        <w:rPr>
          <w:sz w:val="21"/>
          <w:szCs w:val="21"/>
        </w:rPr>
        <w:t>Die Mehrheit der Bewertungen (mind. 75%) befindet sich zwischen den Werten 3,5 und 5.</w:t>
      </w:r>
      <w:r w:rsidR="00204DFE">
        <w:rPr>
          <w:sz w:val="21"/>
          <w:szCs w:val="21"/>
        </w:rPr>
        <w:t xml:space="preserve"> Die untere Antenne der Box zeigt einen Minimalwert von 2. Einen oder mehrere Ausreißer gibt es nicht.</w:t>
      </w:r>
      <w:r w:rsidR="002A428E">
        <w:rPr>
          <w:sz w:val="21"/>
          <w:szCs w:val="21"/>
        </w:rPr>
        <w:t xml:space="preserve"> Der Vergleich des </w:t>
      </w:r>
      <w:r w:rsidR="002A428E">
        <w:rPr>
          <w:sz w:val="21"/>
          <w:szCs w:val="21"/>
        </w:rPr>
        <w:lastRenderedPageBreak/>
        <w:t xml:space="preserve">Mittelwerts (4,17) und des </w:t>
      </w:r>
      <w:proofErr w:type="spellStart"/>
      <w:r w:rsidR="002A428E">
        <w:rPr>
          <w:sz w:val="21"/>
          <w:szCs w:val="21"/>
        </w:rPr>
        <w:t>Medians</w:t>
      </w:r>
      <w:proofErr w:type="spellEnd"/>
      <w:r w:rsidR="002A428E">
        <w:rPr>
          <w:sz w:val="21"/>
          <w:szCs w:val="21"/>
        </w:rPr>
        <w:t xml:space="preserve"> (5), lässt eine mehrheitliche Zustimmung interpretieren. Dem überwiegend meiste Teil der Probanden (5/6) war die physische Umgebung sehr bewusst (Wertung 4 und 5) und lediglich ein Teilnehmer nicht (Wertung 2).</w:t>
      </w:r>
    </w:p>
    <w:p w14:paraId="0C846CF2" w14:textId="385B1AAE" w:rsidR="00406CE6" w:rsidRDefault="00762F48" w:rsidP="00FC69F0">
      <w:pPr>
        <w:pStyle w:val="Heading4"/>
      </w:pPr>
      <w:r>
        <w:t xml:space="preserve">Aussage </w:t>
      </w:r>
      <w:r w:rsidR="005950C8">
        <w:t>4</w:t>
      </w:r>
      <w:r>
        <w:t xml:space="preserve">: </w:t>
      </w:r>
      <w:r w:rsidRPr="00762F48">
        <w:t>Das Bewusstsein über die physische Umgebung hat Sie in Ihrer Bewegungsfreiheit beeinflusst.</w:t>
      </w:r>
    </w:p>
    <w:p w14:paraId="1A1B61AD" w14:textId="32CAB13E" w:rsidR="00565BFC" w:rsidRPr="00565BFC" w:rsidRDefault="00565BFC" w:rsidP="00565BFC">
      <w:r>
        <w:t xml:space="preserve">Im Folgenden werden die Häufigkeiten und Verteilungen der Aussage </w:t>
      </w:r>
      <w:r w:rsidR="00C406CB">
        <w:t>4</w:t>
      </w:r>
      <w:r>
        <w:t xml:space="preserve"> in den jeweiligen Durchläufen visualisiert, interpretiert und verglichen.</w:t>
      </w:r>
    </w:p>
    <w:p w14:paraId="2D2B6BA6" w14:textId="5ECC6907" w:rsidR="0023586C" w:rsidRDefault="0023586C" w:rsidP="0023586C">
      <w:pPr>
        <w:pStyle w:val="Heading5"/>
      </w:pPr>
      <w:r>
        <w:t>Baseline 1</w:t>
      </w:r>
    </w:p>
    <w:p w14:paraId="62E60E14" w14:textId="3FC447BC" w:rsidR="006C1D58" w:rsidRPr="006C1D58" w:rsidRDefault="00310F52" w:rsidP="006C1D58">
      <w:r>
        <w:rPr>
          <w:noProof/>
        </w:rPr>
        <mc:AlternateContent>
          <mc:Choice Requires="wps">
            <w:drawing>
              <wp:anchor distT="0" distB="0" distL="114300" distR="114300" simplePos="0" relativeHeight="251732992" behindDoc="0" locked="0" layoutInCell="1" allowOverlap="1" wp14:anchorId="6FFC4C57" wp14:editId="20ABE530">
                <wp:simplePos x="0" y="0"/>
                <wp:positionH relativeFrom="column">
                  <wp:posOffset>1270</wp:posOffset>
                </wp:positionH>
                <wp:positionV relativeFrom="paragraph">
                  <wp:posOffset>2760980</wp:posOffset>
                </wp:positionV>
                <wp:extent cx="5939790" cy="158750"/>
                <wp:effectExtent l="0" t="0" r="3810" b="0"/>
                <wp:wrapTopAndBottom/>
                <wp:docPr id="118" name="Textfeld 118"/>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17E5655" w14:textId="65F0E37A" w:rsidR="00310F52" w:rsidRPr="00017CC8" w:rsidRDefault="00310F52" w:rsidP="00310F52">
                            <w:pPr>
                              <w:pStyle w:val="Caption"/>
                              <w:rPr>
                                <w:noProof/>
                                <w:szCs w:val="24"/>
                              </w:rPr>
                            </w:pPr>
                            <w:r>
                              <w:t xml:space="preserve">Abb. </w:t>
                            </w:r>
                            <w:r w:rsidR="006F6ED2">
                              <w:fldChar w:fldCharType="begin"/>
                            </w:r>
                            <w:r w:rsidR="006F6ED2">
                              <w:instrText xml:space="preserve"> SEQ Abb. \* ARABIC </w:instrText>
                            </w:r>
                            <w:r w:rsidR="006F6ED2">
                              <w:fldChar w:fldCharType="separate"/>
                            </w:r>
                            <w:r w:rsidR="00B34494">
                              <w:rPr>
                                <w:noProof/>
                              </w:rPr>
                              <w:t>66</w:t>
                            </w:r>
                            <w:r w:rsidR="006F6ED2">
                              <w:rPr>
                                <w:noProof/>
                              </w:rPr>
                              <w:fldChar w:fldCharType="end"/>
                            </w:r>
                            <w:r>
                              <w:t xml:space="preserve">: </w:t>
                            </w:r>
                            <w:r w:rsidRPr="00F81662">
                              <w:t xml:space="preserve">Häufigkeiten und Verteilung der Aussage </w:t>
                            </w:r>
                            <w:r>
                              <w:t>4</w:t>
                            </w:r>
                            <w:r w:rsidRPr="00F81662">
                              <w:t xml:space="preserve"> in Baseline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4C57" id="Textfeld 118" o:spid="_x0000_s1041" type="#_x0000_t202" style="position:absolute;left:0;text-align:left;margin-left:.1pt;margin-top:217.4pt;width:467.7pt;height:1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" stroked="f">
                <v:textbox inset="0,0,0,0">
                  <w:txbxContent>
                    <w:p w14:paraId="117E5655" w14:textId="65F0E37A" w:rsidR="00310F52" w:rsidRPr="00017CC8" w:rsidRDefault="00310F52" w:rsidP="00310F52">
                      <w:pPr>
                        <w:pStyle w:val="Beschriftung"/>
                        <w:rPr>
                          <w:noProof/>
                          <w:szCs w:val="24"/>
                        </w:rPr>
                      </w:pPr>
                      <w:r>
                        <w:t xml:space="preserve">Abb. </w:t>
                      </w:r>
                      <w:fldSimple w:instr=" SEQ Abb. \* ARABIC ">
                        <w:r w:rsidR="00B34494">
                          <w:rPr>
                            <w:noProof/>
                          </w:rPr>
                          <w:t>66</w:t>
                        </w:r>
                      </w:fldSimple>
                      <w:r>
                        <w:t xml:space="preserve">: </w:t>
                      </w:r>
                      <w:r w:rsidRPr="00F81662">
                        <w:t xml:space="preserve">Häufigkeiten und Verteilung der Aussage </w:t>
                      </w:r>
                      <w:r>
                        <w:t>4</w:t>
                      </w:r>
                      <w:r w:rsidRPr="00F81662">
                        <w:t xml:space="preserve"> in Baseline 1</w:t>
                      </w:r>
                    </w:p>
                  </w:txbxContent>
                </v:textbox>
                <w10:wrap type="topAndBottom"/>
              </v:shape>
            </w:pict>
          </mc:Fallback>
        </mc:AlternateContent>
      </w:r>
      <w:r w:rsidR="006C1D58">
        <w:t>Aussage 4 in Baseline 1</w:t>
      </w:r>
      <w:r w:rsidR="006C1D58" w:rsidRPr="006C1D58">
        <w:t xml:space="preserve"> </w:t>
      </w:r>
      <w:r w:rsidR="006C1D58">
        <w:t xml:space="preserve">wurde </w:t>
      </w:r>
      <w:proofErr w:type="spellStart"/>
      <w:r w:rsidR="006C1D58">
        <w:t>ein Mal</w:t>
      </w:r>
      <w:proofErr w:type="spellEnd"/>
      <w:r w:rsidR="006C1D58">
        <w:t xml:space="preserve"> mit der Wertung 1 (trifft gar nicht zu), </w:t>
      </w:r>
      <w:proofErr w:type="spellStart"/>
      <w:r w:rsidR="006C1D58">
        <w:t>ein Mal</w:t>
      </w:r>
      <w:proofErr w:type="spellEnd"/>
      <w:r w:rsidR="006C1D58">
        <w:t xml:space="preserve"> mit der Wertung 2 (trifft eher nicht zu), zwei Mal mit der Wertung 3 (unentschieden) und zwei Mal mit der Wertung 4 (trifft eher zu) bewertet (siehe </w:t>
      </w:r>
      <w:proofErr w:type="gramStart"/>
      <w:r w:rsidR="006C1D58">
        <w:t>Grafik )</w:t>
      </w:r>
      <w:proofErr w:type="gramEnd"/>
      <w:r w:rsidR="006C1D58">
        <w:t>.</w:t>
      </w:r>
    </w:p>
    <w:p w14:paraId="1F4E3ADD" w14:textId="6224FB29" w:rsidR="006C1D58" w:rsidRDefault="006752D8" w:rsidP="006752D8">
      <w:pPr>
        <w:jc w:val="left"/>
        <w:rPr>
          <w:noProof/>
        </w:rPr>
      </w:pPr>
      <w:r>
        <w:rPr>
          <w:noProof/>
        </w:rPr>
        <mc:AlternateContent>
          <mc:Choice Requires="cx1">
            <w:drawing>
              <wp:anchor distT="0" distB="0" distL="114300" distR="114300" simplePos="0" relativeHeight="251689984" behindDoc="0" locked="0" layoutInCell="1" allowOverlap="1" wp14:anchorId="3ECA1C2B" wp14:editId="20C22E04">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6"/>
                  </a:graphicData>
                </a:graphic>
              </wp:anchor>
            </w:drawing>
          </mc:Choice>
          <mc:Fallback>
            <w:drawing>
              <wp:anchor distT="0" distB="0" distL="114300" distR="114300" simplePos="0" relativeHeight="251689984" behindDoc="0" locked="0" layoutInCell="1" allowOverlap="1" wp14:anchorId="3ECA1C2B" wp14:editId="20C22E04">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5" name="Diagramm 95">
                          <a:extLst>
                            <a:ext uri="{FF2B5EF4-FFF2-40B4-BE49-F238E27FC236}">
                              <a16:creationId xmlns:a16="http://schemas.microsoft.com/office/drawing/2014/main" id="{E0602806-1852-4291-8E2A-A2B15A8C0A4F}"/>
                            </a:ext>
                          </a:extLst>
                        </pic:cNvPr>
                        <pic:cNvPicPr>
                          <a:picLocks noGrp="1" noRot="1" noChangeAspect="1" noMove="1" noResize="1" noEditPoints="1" noAdjustHandles="1" noChangeArrowheads="1" noChangeShapeType="1"/>
                        </pic:cNvPicPr>
                      </pic:nvPicPr>
                      <pic:blipFill>
                        <a:blip r:embed="rId117"/>
                        <a:stretch>
                          <a:fillRect/>
                        </a:stretch>
                      </pic:blipFill>
                      <pic:spPr>
                        <a:xfrm>
                          <a:off x="0" y="0"/>
                          <a:ext cx="2411730" cy="1979930"/>
                        </a:xfrm>
                        <a:prstGeom prst="rect">
                          <a:avLst/>
                        </a:prstGeom>
                      </pic:spPr>
                    </pic:pic>
                  </a:graphicData>
                </a:graphic>
              </wp:anchor>
            </w:drawing>
          </mc:Fallback>
        </mc:AlternateContent>
      </w:r>
      <w:r w:rsidR="006C1D58">
        <w:rPr>
          <w:noProof/>
        </w:rPr>
        <w:drawing>
          <wp:anchor distT="0" distB="0" distL="114300" distR="114300" simplePos="0" relativeHeight="251688960" behindDoc="0" locked="0" layoutInCell="1" allowOverlap="1" wp14:anchorId="61E29F64" wp14:editId="178178E2">
            <wp:simplePos x="0" y="0"/>
            <wp:positionH relativeFrom="column">
              <wp:posOffset>-1270</wp:posOffset>
            </wp:positionH>
            <wp:positionV relativeFrom="paragraph">
              <wp:posOffset>0</wp:posOffset>
            </wp:positionV>
            <wp:extent cx="3420000" cy="1980000"/>
            <wp:effectExtent l="0" t="0" r="9525" b="1270"/>
            <wp:wrapTopAndBottom/>
            <wp:docPr id="74" name="Diagramm 74">
              <a:extLst xmlns:a="http://schemas.openxmlformats.org/drawingml/2006/main">
                <a:ext uri="{FF2B5EF4-FFF2-40B4-BE49-F238E27FC236}">
                  <a16:creationId xmlns:a16="http://schemas.microsoft.com/office/drawing/2014/main" id="{C719548C-3262-4D5F-B1FC-4F64DA673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anchor>
        </w:drawing>
      </w:r>
      <w:r w:rsidRPr="006752D8">
        <w:rPr>
          <w:noProof/>
        </w:rPr>
        <w:t xml:space="preserve"> </w:t>
      </w:r>
    </w:p>
    <w:p w14:paraId="75D80E45" w14:textId="66E2DD7B" w:rsidR="005C2FF0" w:rsidRDefault="006752D8" w:rsidP="005C2FF0">
      <w:pPr>
        <w:jc w:val="left"/>
      </w:pPr>
      <w:r>
        <w:t xml:space="preserve">Die Ergebnisse der Aussage </w:t>
      </w:r>
      <w:r w:rsidR="00402BD6">
        <w:t>4</w:t>
      </w:r>
      <w:r>
        <w:t xml:space="preserve"> in </w:t>
      </w:r>
      <w:r w:rsidR="00402BD6">
        <w:t>Baseline 1</w:t>
      </w:r>
      <w:r>
        <w:t xml:space="preserve"> ergeben einen Mittelwert von </w:t>
      </w:r>
      <w:r w:rsidR="00402BD6">
        <w:t>2,83</w:t>
      </w:r>
      <w:r>
        <w:t xml:space="preserve"> und einen Median von </w:t>
      </w:r>
      <w:r w:rsidR="00402BD6">
        <w:t>3</w:t>
      </w:r>
      <w:r>
        <w:t xml:space="preserve"> auf einer Skala mit dem </w:t>
      </w:r>
      <w:r w:rsidR="00AB46CC">
        <w:t xml:space="preserve">Minimalwert 1 (trifft gar nicht zu) und dem Maximalwert 5 (trifft voll zu). </w:t>
      </w:r>
      <w:r w:rsidR="003E404C">
        <w:rPr>
          <w:sz w:val="21"/>
          <w:szCs w:val="21"/>
        </w:rPr>
        <w:t>Die Mehrheit der Bewertungen (mind. 75%) befindet sich zwischen den Werten 1,75 und 4.</w:t>
      </w:r>
      <w:r w:rsidR="00C13F5B">
        <w:rPr>
          <w:sz w:val="21"/>
          <w:szCs w:val="21"/>
        </w:rPr>
        <w:t xml:space="preserve"> Die untere Antenne der Box zeigt einen Minimalwert von 1. Ausreißer gibt es</w:t>
      </w:r>
      <w:r w:rsidR="00764204">
        <w:rPr>
          <w:sz w:val="21"/>
          <w:szCs w:val="21"/>
        </w:rPr>
        <w:t xml:space="preserve"> hier</w:t>
      </w:r>
      <w:r w:rsidR="00C13F5B">
        <w:rPr>
          <w:sz w:val="21"/>
          <w:szCs w:val="21"/>
        </w:rPr>
        <w:t xml:space="preserve"> nicht.</w:t>
      </w:r>
      <w:r w:rsidR="00FC05EF">
        <w:rPr>
          <w:sz w:val="21"/>
          <w:szCs w:val="21"/>
        </w:rPr>
        <w:t xml:space="preserve"> Der Vergleich des Mittelwerts (2,83) und des </w:t>
      </w:r>
      <w:proofErr w:type="spellStart"/>
      <w:r w:rsidR="00FC05EF">
        <w:rPr>
          <w:sz w:val="21"/>
          <w:szCs w:val="21"/>
        </w:rPr>
        <w:t>Medians</w:t>
      </w:r>
      <w:proofErr w:type="spellEnd"/>
      <w:r w:rsidR="00FC05EF">
        <w:rPr>
          <w:sz w:val="21"/>
          <w:szCs w:val="21"/>
        </w:rPr>
        <w:t xml:space="preserve"> (3), lässt eine </w:t>
      </w:r>
      <w:r w:rsidR="00685A36">
        <w:rPr>
          <w:sz w:val="21"/>
          <w:szCs w:val="21"/>
        </w:rPr>
        <w:t>stärkere</w:t>
      </w:r>
      <w:r w:rsidR="00FC05EF">
        <w:rPr>
          <w:sz w:val="21"/>
          <w:szCs w:val="21"/>
        </w:rPr>
        <w:t xml:space="preserve"> Ablehnung der Aussage interpretieren. </w:t>
      </w:r>
      <w:r w:rsidR="00685A36">
        <w:rPr>
          <w:sz w:val="21"/>
          <w:szCs w:val="21"/>
        </w:rPr>
        <w:t>Ein Dri</w:t>
      </w:r>
      <w:r w:rsidR="000C369A">
        <w:rPr>
          <w:sz w:val="21"/>
          <w:szCs w:val="21"/>
        </w:rPr>
        <w:t>ttel</w:t>
      </w:r>
      <w:r w:rsidR="00FC05EF">
        <w:rPr>
          <w:sz w:val="21"/>
          <w:szCs w:val="21"/>
        </w:rPr>
        <w:t xml:space="preserve"> der Probanden (</w:t>
      </w:r>
      <w:r w:rsidR="00670D94">
        <w:rPr>
          <w:sz w:val="21"/>
          <w:szCs w:val="21"/>
        </w:rPr>
        <w:t>2</w:t>
      </w:r>
      <w:r w:rsidR="00FC05EF">
        <w:rPr>
          <w:sz w:val="21"/>
          <w:szCs w:val="21"/>
        </w:rPr>
        <w:t xml:space="preserve">/6) </w:t>
      </w:r>
      <w:r w:rsidR="000C369A">
        <w:rPr>
          <w:sz w:val="21"/>
          <w:szCs w:val="21"/>
        </w:rPr>
        <w:t xml:space="preserve">hat </w:t>
      </w:r>
      <w:r w:rsidR="00D814AC">
        <w:rPr>
          <w:sz w:val="21"/>
          <w:szCs w:val="21"/>
        </w:rPr>
        <w:t xml:space="preserve">das </w:t>
      </w:r>
      <w:r w:rsidR="000C369A" w:rsidRPr="000C369A">
        <w:rPr>
          <w:sz w:val="21"/>
          <w:szCs w:val="21"/>
        </w:rPr>
        <w:t>Bewusstsein über die physische Umgebung Sie in Ihrer Bewegungsfreiheit beeinflusst</w:t>
      </w:r>
      <w:r w:rsidR="00FC05EF">
        <w:rPr>
          <w:sz w:val="21"/>
          <w:szCs w:val="21"/>
        </w:rPr>
        <w:t xml:space="preserve"> (Wertung 4)</w:t>
      </w:r>
      <w:r w:rsidR="005C2FF0">
        <w:rPr>
          <w:sz w:val="21"/>
          <w:szCs w:val="21"/>
        </w:rPr>
        <w:t xml:space="preserve">, </w:t>
      </w:r>
      <w:r w:rsidR="00650381">
        <w:rPr>
          <w:sz w:val="21"/>
          <w:szCs w:val="21"/>
        </w:rPr>
        <w:t>zwei</w:t>
      </w:r>
      <w:r w:rsidR="00FC05EF">
        <w:rPr>
          <w:sz w:val="21"/>
          <w:szCs w:val="21"/>
        </w:rPr>
        <w:t xml:space="preserve"> Teilnehmer nicht (Wertung 1</w:t>
      </w:r>
      <w:r w:rsidR="00650381">
        <w:rPr>
          <w:sz w:val="21"/>
          <w:szCs w:val="21"/>
        </w:rPr>
        <w:t xml:space="preserve"> und 2</w:t>
      </w:r>
      <w:r w:rsidR="00FC05EF">
        <w:rPr>
          <w:sz w:val="21"/>
          <w:szCs w:val="21"/>
        </w:rPr>
        <w:t>)</w:t>
      </w:r>
      <w:r w:rsidR="005C2FF0">
        <w:rPr>
          <w:sz w:val="21"/>
          <w:szCs w:val="21"/>
        </w:rPr>
        <w:t xml:space="preserve"> und zwei Teilnehmer waren der Aussagen gegenüber neutral (Wertung 3). </w:t>
      </w:r>
    </w:p>
    <w:p w14:paraId="363FD746" w14:textId="7CA86121" w:rsidR="00FC05EF" w:rsidRPr="00011D8E" w:rsidRDefault="00FC05EF" w:rsidP="00FC05EF">
      <w:pPr>
        <w:jc w:val="left"/>
      </w:pPr>
    </w:p>
    <w:p w14:paraId="1D037132" w14:textId="4A327005" w:rsidR="006752D8" w:rsidRPr="006C1D58" w:rsidRDefault="006752D8" w:rsidP="006752D8">
      <w:pPr>
        <w:jc w:val="left"/>
      </w:pPr>
    </w:p>
    <w:p w14:paraId="75CD8CDA" w14:textId="06845ABE" w:rsidR="0023586C" w:rsidRDefault="0023586C" w:rsidP="0023586C">
      <w:pPr>
        <w:pStyle w:val="Heading5"/>
      </w:pPr>
      <w:r>
        <w:lastRenderedPageBreak/>
        <w:t>Baseline 2</w:t>
      </w:r>
    </w:p>
    <w:p w14:paraId="1E99CDB8" w14:textId="1A766E62" w:rsidR="00F73E73" w:rsidRPr="00F73E73" w:rsidRDefault="00310F52" w:rsidP="00B23884">
      <w:r>
        <w:rPr>
          <w:noProof/>
        </w:rPr>
        <mc:AlternateContent>
          <mc:Choice Requires="wps">
            <w:drawing>
              <wp:anchor distT="0" distB="0" distL="114300" distR="114300" simplePos="0" relativeHeight="251735040" behindDoc="0" locked="0" layoutInCell="1" allowOverlap="1" wp14:anchorId="028FCC49" wp14:editId="6A331762">
                <wp:simplePos x="0" y="0"/>
                <wp:positionH relativeFrom="column">
                  <wp:posOffset>1270</wp:posOffset>
                </wp:positionH>
                <wp:positionV relativeFrom="paragraph">
                  <wp:posOffset>2764155</wp:posOffset>
                </wp:positionV>
                <wp:extent cx="5939790" cy="165100"/>
                <wp:effectExtent l="0" t="0" r="3810" b="6350"/>
                <wp:wrapTopAndBottom/>
                <wp:docPr id="119" name="Textfeld 119"/>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7799BE2C" w14:textId="005CEB9E" w:rsidR="00310F52" w:rsidRPr="00850217" w:rsidRDefault="00310F52" w:rsidP="00310F52">
                            <w:pPr>
                              <w:pStyle w:val="Caption"/>
                              <w:rPr>
                                <w:noProof/>
                                <w:szCs w:val="24"/>
                              </w:rPr>
                            </w:pPr>
                            <w:r>
                              <w:t xml:space="preserve">Abb. </w:t>
                            </w:r>
                            <w:r w:rsidR="006F6ED2">
                              <w:fldChar w:fldCharType="begin"/>
                            </w:r>
                            <w:r w:rsidR="006F6ED2">
                              <w:instrText xml:space="preserve"> SEQ Abb. \* ARABIC </w:instrText>
                            </w:r>
                            <w:r w:rsidR="006F6ED2">
                              <w:fldChar w:fldCharType="separate"/>
                            </w:r>
                            <w:r w:rsidR="00B34494">
                              <w:rPr>
                                <w:noProof/>
                              </w:rPr>
                              <w:t>67</w:t>
                            </w:r>
                            <w:r w:rsidR="006F6ED2">
                              <w:rPr>
                                <w:noProof/>
                              </w:rPr>
                              <w:fldChar w:fldCharType="end"/>
                            </w:r>
                            <w:r w:rsidRPr="00A62CBE">
                              <w:t xml:space="preserve">: Häufigkeiten und Verteilung der Aussage 4 in Baseline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CC49" id="Textfeld 119" o:spid="_x0000_s1042" type="#_x0000_t202" style="position:absolute;left:0;text-align:left;margin-left:.1pt;margin-top:217.65pt;width:467.7pt;height:1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" stroked="f">
                <v:textbox inset="0,0,0,0">
                  <w:txbxContent>
                    <w:p w14:paraId="7799BE2C" w14:textId="005CEB9E" w:rsidR="00310F52" w:rsidRPr="00850217" w:rsidRDefault="00310F52" w:rsidP="00310F52">
                      <w:pPr>
                        <w:pStyle w:val="Beschriftung"/>
                        <w:rPr>
                          <w:noProof/>
                          <w:szCs w:val="24"/>
                        </w:rPr>
                      </w:pPr>
                      <w:r>
                        <w:t xml:space="preserve">Abb. </w:t>
                      </w:r>
                      <w:fldSimple w:instr=" SEQ Abb. \* ARABIC ">
                        <w:r w:rsidR="00B34494">
                          <w:rPr>
                            <w:noProof/>
                          </w:rPr>
                          <w:t>67</w:t>
                        </w:r>
                      </w:fldSimple>
                      <w:r w:rsidRPr="00A62CBE">
                        <w:t xml:space="preserve">: Häufigkeiten und Verteilung der Aussage 4 in Baseline </w:t>
                      </w:r>
                      <w:r>
                        <w:t>2</w:t>
                      </w:r>
                    </w:p>
                  </w:txbxContent>
                </v:textbox>
                <w10:wrap type="topAndBottom"/>
              </v:shape>
            </w:pict>
          </mc:Fallback>
        </mc:AlternateContent>
      </w:r>
      <w:r w:rsidR="00885B56">
        <w:rPr>
          <w:noProof/>
        </w:rPr>
        <mc:AlternateContent>
          <mc:Choice Requires="cx1">
            <w:drawing>
              <wp:anchor distT="0" distB="0" distL="114300" distR="114300" simplePos="0" relativeHeight="251692032" behindDoc="0" locked="0" layoutInCell="1" allowOverlap="1" wp14:anchorId="146664D8" wp14:editId="73800278">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9"/>
                  </a:graphicData>
                </a:graphic>
              </wp:anchor>
            </w:drawing>
          </mc:Choice>
          <mc:Fallback>
            <w:drawing>
              <wp:anchor distT="0" distB="0" distL="114300" distR="114300" simplePos="0" relativeHeight="251692032" behindDoc="0" locked="0" layoutInCell="1" allowOverlap="1" wp14:anchorId="146664D8" wp14:editId="73800278">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 name="Diagramm 96">
                          <a:extLst>
                            <a:ext uri="{FF2B5EF4-FFF2-40B4-BE49-F238E27FC236}">
                              <a16:creationId xmlns:a16="http://schemas.microsoft.com/office/drawing/2014/main" id="{64CC11CB-B134-49DB-849C-72A219EB8416}"/>
                            </a:ext>
                          </a:extLst>
                        </pic:cNvPr>
                        <pic:cNvPicPr>
                          <a:picLocks noGrp="1" noRot="1" noChangeAspect="1" noMove="1" noResize="1" noEditPoints="1" noAdjustHandles="1" noChangeArrowheads="1" noChangeShapeType="1"/>
                        </pic:cNvPicPr>
                      </pic:nvPicPr>
                      <pic:blipFill>
                        <a:blip r:embed="rId120"/>
                        <a:stretch>
                          <a:fillRect/>
                        </a:stretch>
                      </pic:blipFill>
                      <pic:spPr>
                        <a:xfrm>
                          <a:off x="0" y="0"/>
                          <a:ext cx="2411730" cy="1979930"/>
                        </a:xfrm>
                        <a:prstGeom prst="rect">
                          <a:avLst/>
                        </a:prstGeom>
                      </pic:spPr>
                    </pic:pic>
                  </a:graphicData>
                </a:graphic>
              </wp:anchor>
            </w:drawing>
          </mc:Fallback>
        </mc:AlternateContent>
      </w:r>
      <w:r w:rsidR="00F73E73">
        <w:t xml:space="preserve">Aussage 4 in Baseline </w:t>
      </w:r>
      <w:r w:rsidR="00F63085">
        <w:t>2</w:t>
      </w:r>
      <w:r w:rsidR="00F73E73" w:rsidRPr="006C1D58">
        <w:t xml:space="preserve"> </w:t>
      </w:r>
      <w:r w:rsidR="00F73E73">
        <w:t xml:space="preserve">wurde zwei Mal mit der Wertung 1 (trifft gar nicht zu), </w:t>
      </w:r>
      <w:proofErr w:type="spellStart"/>
      <w:r w:rsidR="00F73E73">
        <w:t>ein Mal</w:t>
      </w:r>
      <w:proofErr w:type="spellEnd"/>
      <w:r w:rsidR="00F73E73">
        <w:t xml:space="preserve"> mit der Wertung 3 (unentschieden), zwei Mal mit der Wertung 4 (trifft eher zu) und </w:t>
      </w:r>
      <w:proofErr w:type="spellStart"/>
      <w:r w:rsidR="00F73E73">
        <w:t>ein Mal</w:t>
      </w:r>
      <w:proofErr w:type="spellEnd"/>
      <w:r w:rsidR="00F73E73">
        <w:t xml:space="preserve"> mit der Wertung 5 (trifft voll zu) bewertet (siehe </w:t>
      </w:r>
      <w:proofErr w:type="gramStart"/>
      <w:r w:rsidR="00F73E73">
        <w:t>Grafik )</w:t>
      </w:r>
      <w:proofErr w:type="gramEnd"/>
      <w:r w:rsidR="00F73E73">
        <w:t>.</w:t>
      </w:r>
    </w:p>
    <w:p w14:paraId="3F1A3AAB" w14:textId="362A93D7" w:rsidR="00F73E73" w:rsidRDefault="00F73E73" w:rsidP="00B23884">
      <w:pPr>
        <w:jc w:val="left"/>
        <w:rPr>
          <w:noProof/>
        </w:rPr>
      </w:pPr>
      <w:r>
        <w:rPr>
          <w:noProof/>
        </w:rPr>
        <w:drawing>
          <wp:anchor distT="0" distB="0" distL="114300" distR="114300" simplePos="0" relativeHeight="251691008" behindDoc="0" locked="0" layoutInCell="1" allowOverlap="1" wp14:anchorId="3D19DDA1" wp14:editId="19CE8A2B">
            <wp:simplePos x="0" y="0"/>
            <wp:positionH relativeFrom="column">
              <wp:posOffset>-1270</wp:posOffset>
            </wp:positionH>
            <wp:positionV relativeFrom="paragraph">
              <wp:posOffset>3810</wp:posOffset>
            </wp:positionV>
            <wp:extent cx="3420000" cy="1980000"/>
            <wp:effectExtent l="0" t="0" r="9525" b="1270"/>
            <wp:wrapTopAndBottom/>
            <wp:docPr id="75" name="Diagramm 75">
              <a:extLst xmlns:a="http://schemas.openxmlformats.org/drawingml/2006/main">
                <a:ext uri="{FF2B5EF4-FFF2-40B4-BE49-F238E27FC236}">
                  <a16:creationId xmlns:a16="http://schemas.microsoft.com/office/drawing/2014/main" id="{B32CB6F3-BBEF-42B0-8F29-175001D99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anchor>
        </w:drawing>
      </w:r>
      <w:r w:rsidR="00885B56" w:rsidRPr="00885B56">
        <w:rPr>
          <w:noProof/>
        </w:rPr>
        <w:t xml:space="preserve"> </w:t>
      </w:r>
    </w:p>
    <w:p w14:paraId="0BB988D2" w14:textId="37D6CF13" w:rsidR="00832A4F" w:rsidRDefault="002336FA" w:rsidP="00832A4F">
      <w:pPr>
        <w:jc w:val="left"/>
      </w:pPr>
      <w:r>
        <w:t xml:space="preserve">Die Ergebnisse der Aussage 4 in Baseline </w:t>
      </w:r>
      <w:r w:rsidR="00B673D6">
        <w:t>2</w:t>
      </w:r>
      <w:r>
        <w:t xml:space="preserve"> ergeben einen Mittelwert von </w:t>
      </w:r>
      <w:r w:rsidR="00E5439F">
        <w:t>3</w:t>
      </w:r>
      <w:r>
        <w:t xml:space="preserve"> und einen Median von 3</w:t>
      </w:r>
      <w:r w:rsidR="00E5439F">
        <w:t>,5</w:t>
      </w:r>
      <w:r>
        <w:t xml:space="preserve"> auf einer Skala mit dem Minimalwert </w:t>
      </w:r>
      <w:r w:rsidR="00E5439F">
        <w:t>1</w:t>
      </w:r>
      <w:r>
        <w:t xml:space="preserve"> (trifft </w:t>
      </w:r>
      <w:r w:rsidR="00E5439F">
        <w:t>gar</w:t>
      </w:r>
      <w:r>
        <w:t xml:space="preserve"> nicht zu) und dem Maximalwert 5 (trifft voll zu).</w:t>
      </w:r>
      <w:r w:rsidR="00B84CAD">
        <w:t xml:space="preserve"> </w:t>
      </w:r>
      <w:r w:rsidR="00B84CAD">
        <w:rPr>
          <w:sz w:val="21"/>
          <w:szCs w:val="21"/>
        </w:rPr>
        <w:t>Die Mehrheit der Bewertungen (mind. 75%) befindet sich zwischen den Werten 1 und 4,25.</w:t>
      </w:r>
      <w:r w:rsidR="008563A6">
        <w:rPr>
          <w:sz w:val="21"/>
          <w:szCs w:val="21"/>
        </w:rPr>
        <w:t xml:space="preserve"> Die untere Antenne der Box zeigt einen Maximalwert von </w:t>
      </w:r>
      <w:r w:rsidR="0047023C">
        <w:rPr>
          <w:sz w:val="21"/>
          <w:szCs w:val="21"/>
        </w:rPr>
        <w:t>5</w:t>
      </w:r>
      <w:r w:rsidR="008563A6">
        <w:rPr>
          <w:sz w:val="21"/>
          <w:szCs w:val="21"/>
        </w:rPr>
        <w:t>. Einen oder mehrere Ausreißer gibt es nicht.</w:t>
      </w:r>
      <w:r w:rsidR="00832A4F">
        <w:rPr>
          <w:sz w:val="21"/>
          <w:szCs w:val="21"/>
        </w:rPr>
        <w:t xml:space="preserve"> Der Vergleich des Mittelwerts (2,83) und des </w:t>
      </w:r>
      <w:proofErr w:type="spellStart"/>
      <w:r w:rsidR="00832A4F">
        <w:rPr>
          <w:sz w:val="21"/>
          <w:szCs w:val="21"/>
        </w:rPr>
        <w:t>Medians</w:t>
      </w:r>
      <w:proofErr w:type="spellEnd"/>
      <w:r w:rsidR="00832A4F">
        <w:rPr>
          <w:sz w:val="21"/>
          <w:szCs w:val="21"/>
        </w:rPr>
        <w:t xml:space="preserve"> (3), lässt eine Neutralität der Aussage</w:t>
      </w:r>
      <w:r w:rsidR="00DC6B20">
        <w:rPr>
          <w:sz w:val="21"/>
          <w:szCs w:val="21"/>
        </w:rPr>
        <w:t xml:space="preserve"> gegenüber</w:t>
      </w:r>
      <w:r w:rsidR="00832A4F">
        <w:rPr>
          <w:sz w:val="21"/>
          <w:szCs w:val="21"/>
        </w:rPr>
        <w:t xml:space="preserve"> interpretieren. </w:t>
      </w:r>
      <w:r w:rsidR="00FA4AAC">
        <w:rPr>
          <w:sz w:val="21"/>
          <w:szCs w:val="21"/>
        </w:rPr>
        <w:t>Die</w:t>
      </w:r>
      <w:r w:rsidR="002B3CF2">
        <w:rPr>
          <w:sz w:val="21"/>
          <w:szCs w:val="21"/>
        </w:rPr>
        <w:t xml:space="preserve"> Hälfte</w:t>
      </w:r>
      <w:r w:rsidR="00832A4F">
        <w:rPr>
          <w:sz w:val="21"/>
          <w:szCs w:val="21"/>
        </w:rPr>
        <w:t xml:space="preserve"> der Probanden (</w:t>
      </w:r>
      <w:r w:rsidR="00670D94">
        <w:rPr>
          <w:sz w:val="21"/>
          <w:szCs w:val="21"/>
        </w:rPr>
        <w:t>3</w:t>
      </w:r>
      <w:r w:rsidR="00832A4F">
        <w:rPr>
          <w:sz w:val="21"/>
          <w:szCs w:val="21"/>
        </w:rPr>
        <w:t xml:space="preserve">/6) hat das </w:t>
      </w:r>
      <w:r w:rsidR="00832A4F" w:rsidRPr="000C369A">
        <w:rPr>
          <w:sz w:val="21"/>
          <w:szCs w:val="21"/>
        </w:rPr>
        <w:t>Bewusstsein über die physische Umgebung Sie in Ihrer Bewegungsfreiheit beeinflusst</w:t>
      </w:r>
      <w:r w:rsidR="00832A4F">
        <w:rPr>
          <w:sz w:val="21"/>
          <w:szCs w:val="21"/>
        </w:rPr>
        <w:t xml:space="preserve"> (Wertung 4</w:t>
      </w:r>
      <w:r w:rsidR="00A27B1A">
        <w:rPr>
          <w:sz w:val="21"/>
          <w:szCs w:val="21"/>
        </w:rPr>
        <w:t xml:space="preserve"> und 5</w:t>
      </w:r>
      <w:r w:rsidR="00832A4F">
        <w:rPr>
          <w:sz w:val="21"/>
          <w:szCs w:val="21"/>
        </w:rPr>
        <w:t xml:space="preserve">), zwei Teilnehmer nicht (Wertung 1) und </w:t>
      </w:r>
      <w:r w:rsidR="00CB76B1">
        <w:rPr>
          <w:sz w:val="21"/>
          <w:szCs w:val="21"/>
        </w:rPr>
        <w:t>ein</w:t>
      </w:r>
      <w:r w:rsidR="00832A4F">
        <w:rPr>
          <w:sz w:val="21"/>
          <w:szCs w:val="21"/>
        </w:rPr>
        <w:t xml:space="preserve"> Teilnehmer war</w:t>
      </w:r>
      <w:r w:rsidR="00CB76B1">
        <w:rPr>
          <w:sz w:val="21"/>
          <w:szCs w:val="21"/>
        </w:rPr>
        <w:t xml:space="preserve"> </w:t>
      </w:r>
      <w:r w:rsidR="00832A4F">
        <w:rPr>
          <w:sz w:val="21"/>
          <w:szCs w:val="21"/>
        </w:rPr>
        <w:t xml:space="preserve">der Aussagen gegenüber neutral (Wertung 3). </w:t>
      </w:r>
    </w:p>
    <w:p w14:paraId="13A77F6A" w14:textId="67C2A226" w:rsidR="002336FA" w:rsidRPr="00F73E73" w:rsidRDefault="002336FA" w:rsidP="002336FA">
      <w:pPr>
        <w:jc w:val="left"/>
      </w:pPr>
    </w:p>
    <w:p w14:paraId="69A18752" w14:textId="43F8FB2D" w:rsidR="0023586C" w:rsidRDefault="0023586C" w:rsidP="0023586C">
      <w:pPr>
        <w:pStyle w:val="Heading5"/>
      </w:pPr>
      <w:r>
        <w:t>Baseline 3</w:t>
      </w:r>
    </w:p>
    <w:p w14:paraId="1783D7BE" w14:textId="7CA30FE8" w:rsidR="00B34494" w:rsidRDefault="000879E6" w:rsidP="000879E6">
      <w:r>
        <w:t xml:space="preserve">Aussage 4 in Baseline </w:t>
      </w:r>
      <w:r w:rsidR="00F63085">
        <w:t>3</w:t>
      </w:r>
      <w:r w:rsidRPr="006C1D58">
        <w:t xml:space="preserve"> </w:t>
      </w:r>
      <w:r>
        <w:t xml:space="preserve">wurde zwei Mal mit der Wertung 1 (trifft gar nicht zu), </w:t>
      </w:r>
      <w:proofErr w:type="spellStart"/>
      <w:r>
        <w:t>ein Mal</w:t>
      </w:r>
      <w:proofErr w:type="spellEnd"/>
      <w:r>
        <w:t xml:space="preserve"> mit der Wertung 2 (trifft eher nicht zu) und drei Mal mit der Wertung 4 (trifft eher zu) bewertet (siehe </w:t>
      </w:r>
      <w:proofErr w:type="gramStart"/>
      <w:r>
        <w:t>Grafik )</w:t>
      </w:r>
      <w:proofErr w:type="gramEnd"/>
      <w:r>
        <w:t>.</w:t>
      </w:r>
    </w:p>
    <w:p w14:paraId="26072F01" w14:textId="57CF36ED" w:rsidR="00B34494" w:rsidRPr="000879E6" w:rsidRDefault="00B34494" w:rsidP="00B34494">
      <w:pPr>
        <w:spacing w:line="240" w:lineRule="auto"/>
        <w:jc w:val="left"/>
      </w:pPr>
      <w:r>
        <w:br w:type="page"/>
      </w:r>
    </w:p>
    <w:p w14:paraId="3B8DCF9B" w14:textId="24FDB201" w:rsidR="000879E6" w:rsidRDefault="00B34494" w:rsidP="00354FA1">
      <w:pPr>
        <w:jc w:val="left"/>
        <w:rPr>
          <w:noProof/>
        </w:rPr>
      </w:pPr>
      <w:r>
        <w:rPr>
          <w:noProof/>
        </w:rPr>
        <w:lastRenderedPageBreak/>
        <mc:AlternateContent>
          <mc:Choice Requires="wps">
            <w:drawing>
              <wp:anchor distT="0" distB="0" distL="114300" distR="114300" simplePos="0" relativeHeight="251737088" behindDoc="0" locked="0" layoutInCell="1" allowOverlap="1" wp14:anchorId="0F32AB16" wp14:editId="38EE5105">
                <wp:simplePos x="0" y="0"/>
                <wp:positionH relativeFrom="column">
                  <wp:posOffset>1270</wp:posOffset>
                </wp:positionH>
                <wp:positionV relativeFrom="paragraph">
                  <wp:posOffset>2039620</wp:posOffset>
                </wp:positionV>
                <wp:extent cx="5939790" cy="165100"/>
                <wp:effectExtent l="0" t="0" r="3810" b="6350"/>
                <wp:wrapTopAndBottom/>
                <wp:docPr id="121" name="Textfeld 12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380C73D2" w14:textId="6E2029D1" w:rsidR="00B34494" w:rsidRPr="00E93F3F" w:rsidRDefault="00B34494" w:rsidP="00B34494">
                            <w:pPr>
                              <w:pStyle w:val="Caption"/>
                              <w:rPr>
                                <w:noProof/>
                                <w:szCs w:val="24"/>
                              </w:rPr>
                            </w:pPr>
                            <w:r>
                              <w:t xml:space="preserve">Abb. </w:t>
                            </w:r>
                            <w:r w:rsidR="006F6ED2">
                              <w:fldChar w:fldCharType="begin"/>
                            </w:r>
                            <w:r w:rsidR="006F6ED2">
                              <w:instrText xml:space="preserve"> SEQ Abb. \* ARABIC </w:instrText>
                            </w:r>
                            <w:r w:rsidR="006F6ED2">
                              <w:fldChar w:fldCharType="separate"/>
                            </w:r>
                            <w:r>
                              <w:rPr>
                                <w:noProof/>
                              </w:rPr>
                              <w:t>68</w:t>
                            </w:r>
                            <w:r w:rsidR="006F6ED2">
                              <w:rPr>
                                <w:noProof/>
                              </w:rPr>
                              <w:fldChar w:fldCharType="end"/>
                            </w:r>
                            <w:r w:rsidRPr="0039777F">
                              <w:t xml:space="preserve">: Häufigkeiten und Verteilung der Aussage 4 in Baseline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AB16" id="Textfeld 121" o:spid="_x0000_s1043" type="#_x0000_t202" style="position:absolute;margin-left:.1pt;margin-top:160.6pt;width:467.7pt;height:1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" stroked="f">
                <v:textbox inset="0,0,0,0">
                  <w:txbxContent>
                    <w:p w14:paraId="380C73D2" w14:textId="6E2029D1" w:rsidR="00B34494" w:rsidRPr="00E93F3F" w:rsidRDefault="00B34494" w:rsidP="00B34494">
                      <w:pPr>
                        <w:pStyle w:val="Beschriftung"/>
                        <w:rPr>
                          <w:noProof/>
                          <w:szCs w:val="24"/>
                        </w:rPr>
                      </w:pPr>
                      <w:r>
                        <w:t xml:space="preserve">Abb. </w:t>
                      </w:r>
                      <w:fldSimple w:instr=" SEQ Abb. \* ARABIC ">
                        <w:r>
                          <w:rPr>
                            <w:noProof/>
                          </w:rPr>
                          <w:t>68</w:t>
                        </w:r>
                      </w:fldSimple>
                      <w:r w:rsidRPr="0039777F">
                        <w:t xml:space="preserve">: Häufigkeiten und Verteilung der Aussage 4 in Baseline </w:t>
                      </w:r>
                      <w:r>
                        <w:t>3</w:t>
                      </w:r>
                    </w:p>
                  </w:txbxContent>
                </v:textbox>
                <w10:wrap type="topAndBottom"/>
              </v:shape>
            </w:pict>
          </mc:Fallback>
        </mc:AlternateContent>
      </w:r>
      <w:r w:rsidR="00354FA1">
        <w:rPr>
          <w:noProof/>
        </w:rPr>
        <mc:AlternateContent>
          <mc:Choice Requires="cx1">
            <w:drawing>
              <wp:anchor distT="0" distB="0" distL="114300" distR="114300" simplePos="0" relativeHeight="251694080" behindDoc="0" locked="0" layoutInCell="1" allowOverlap="1" wp14:anchorId="2657066B" wp14:editId="6E6876E7">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2"/>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94080" behindDoc="0" locked="0" layoutInCell="1" allowOverlap="1" wp14:anchorId="2657066B" wp14:editId="6E6876E7">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7" name="Diagramm 97">
                          <a:extLst>
                            <a:ext uri="{FF2B5EF4-FFF2-40B4-BE49-F238E27FC236}">
                              <a16:creationId xmlns:a16="http://schemas.microsoft.com/office/drawing/2014/main" id="{2E83132E-4417-4D81-9C91-6531E0134DBC}"/>
                            </a:ext>
                          </a:extLst>
                        </pic:cNvPr>
                        <pic:cNvPicPr>
                          <a:picLocks noGrp="1" noRot="1" noChangeAspect="1" noMove="1" noResize="1" noEditPoints="1" noAdjustHandles="1" noChangeArrowheads="1" noChangeShapeType="1"/>
                        </pic:cNvPicPr>
                      </pic:nvPicPr>
                      <pic:blipFill>
                        <a:blip r:embed="rId123"/>
                        <a:stretch>
                          <a:fillRect/>
                        </a:stretch>
                      </pic:blipFill>
                      <pic:spPr>
                        <a:xfrm>
                          <a:off x="0" y="0"/>
                          <a:ext cx="2411730" cy="197993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0879E6">
        <w:rPr>
          <w:noProof/>
        </w:rPr>
        <w:drawing>
          <wp:anchor distT="0" distB="0" distL="114300" distR="114300" simplePos="0" relativeHeight="251693056" behindDoc="0" locked="0" layoutInCell="1" allowOverlap="1" wp14:anchorId="3D262228" wp14:editId="3F16E489">
            <wp:simplePos x="0" y="0"/>
            <wp:positionH relativeFrom="column">
              <wp:posOffset>-1270</wp:posOffset>
            </wp:positionH>
            <wp:positionV relativeFrom="paragraph">
              <wp:posOffset>0</wp:posOffset>
            </wp:positionV>
            <wp:extent cx="3420000" cy="1980000"/>
            <wp:effectExtent l="0" t="0" r="9525" b="1270"/>
            <wp:wrapTopAndBottom/>
            <wp:docPr id="76" name="Diagramm 76">
              <a:extLst xmlns:a="http://schemas.openxmlformats.org/drawingml/2006/main">
                <a:ext uri="{FF2B5EF4-FFF2-40B4-BE49-F238E27FC236}">
                  <a16:creationId xmlns:a16="http://schemas.microsoft.com/office/drawing/2014/main" id="{8EE39491-5A53-4829-BD2D-36E7A3594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anchor>
        </w:drawing>
      </w:r>
      <w:r w:rsidR="00354FA1" w:rsidRPr="00354FA1">
        <w:rPr>
          <w:noProof/>
        </w:rPr>
        <w:t xml:space="preserve"> </w:t>
      </w:r>
    </w:p>
    <w:p w14:paraId="127D76EA" w14:textId="2E202085" w:rsidR="00DD0C03" w:rsidRDefault="00EE378B" w:rsidP="00DD0C03">
      <w:pPr>
        <w:jc w:val="left"/>
      </w:pPr>
      <w:r>
        <w:t xml:space="preserve">Die Ergebnisse der Aussage 4 in Baseline </w:t>
      </w:r>
      <w:r w:rsidR="004A423D">
        <w:t>3</w:t>
      </w:r>
      <w:r>
        <w:t xml:space="preserve"> ergeben einen Mittelwert von </w:t>
      </w:r>
      <w:r w:rsidR="004A423D">
        <w:t>2,4</w:t>
      </w:r>
      <w:r>
        <w:t xml:space="preserve"> und einen Median von </w:t>
      </w:r>
      <w:r w:rsidR="004A423D">
        <w:t>2</w:t>
      </w:r>
      <w:r>
        <w:t xml:space="preserve"> auf einer Skala mit dem </w:t>
      </w:r>
      <w:r w:rsidR="00892C94">
        <w:t xml:space="preserve">Minimalwert 1 (trifft gar nicht zu) und dem Maximalwert 5 (trifft voll zu). </w:t>
      </w:r>
      <w:r w:rsidR="003A06B9">
        <w:rPr>
          <w:sz w:val="21"/>
          <w:szCs w:val="21"/>
        </w:rPr>
        <w:t>Alle</w:t>
      </w:r>
      <w:r w:rsidR="00C223D6">
        <w:rPr>
          <w:sz w:val="21"/>
          <w:szCs w:val="21"/>
        </w:rPr>
        <w:t xml:space="preserve"> der Bewertungen befindet sich zwischen den Werten 1 und 4.</w:t>
      </w:r>
      <w:r w:rsidR="00DD0C03">
        <w:rPr>
          <w:sz w:val="21"/>
          <w:szCs w:val="21"/>
        </w:rPr>
        <w:t xml:space="preserve"> Der Vergleich des Mittelwerts (2,4) und des </w:t>
      </w:r>
      <w:proofErr w:type="spellStart"/>
      <w:r w:rsidR="00DD0C03">
        <w:rPr>
          <w:sz w:val="21"/>
          <w:szCs w:val="21"/>
        </w:rPr>
        <w:t>Medians</w:t>
      </w:r>
      <w:proofErr w:type="spellEnd"/>
      <w:r w:rsidR="00DD0C03">
        <w:rPr>
          <w:sz w:val="21"/>
          <w:szCs w:val="21"/>
        </w:rPr>
        <w:t xml:space="preserve"> (</w:t>
      </w:r>
      <w:r w:rsidR="00C51BA8">
        <w:rPr>
          <w:sz w:val="21"/>
          <w:szCs w:val="21"/>
        </w:rPr>
        <w:t>2</w:t>
      </w:r>
      <w:r w:rsidR="00DD0C03">
        <w:rPr>
          <w:sz w:val="21"/>
          <w:szCs w:val="21"/>
        </w:rPr>
        <w:t>), lässt eine stärkere Ablehnung der Aussage interpretieren. Ein Drittel der Probanden (</w:t>
      </w:r>
      <w:r w:rsidR="00C51BA8">
        <w:rPr>
          <w:sz w:val="21"/>
          <w:szCs w:val="21"/>
        </w:rPr>
        <w:t>3</w:t>
      </w:r>
      <w:r w:rsidR="00DD0C03">
        <w:rPr>
          <w:sz w:val="21"/>
          <w:szCs w:val="21"/>
        </w:rPr>
        <w:t xml:space="preserve">/6) hat das </w:t>
      </w:r>
      <w:r w:rsidR="00DD0C03" w:rsidRPr="000C369A">
        <w:rPr>
          <w:sz w:val="21"/>
          <w:szCs w:val="21"/>
        </w:rPr>
        <w:t>Bewusstsein über die physische Umgebung Sie in Ihrer Bewegungsfreiheit beeinflusst</w:t>
      </w:r>
      <w:r w:rsidR="00DD0C03">
        <w:rPr>
          <w:sz w:val="21"/>
          <w:szCs w:val="21"/>
        </w:rPr>
        <w:t xml:space="preserve"> (Wertung 4)</w:t>
      </w:r>
      <w:r w:rsidR="00D91F33">
        <w:rPr>
          <w:sz w:val="21"/>
          <w:szCs w:val="21"/>
        </w:rPr>
        <w:t xml:space="preserve"> und</w:t>
      </w:r>
      <w:r w:rsidR="00DD0C03">
        <w:rPr>
          <w:sz w:val="21"/>
          <w:szCs w:val="21"/>
        </w:rPr>
        <w:t xml:space="preserve"> </w:t>
      </w:r>
      <w:r w:rsidR="00D91F33">
        <w:rPr>
          <w:sz w:val="21"/>
          <w:szCs w:val="21"/>
        </w:rPr>
        <w:t>drei</w:t>
      </w:r>
      <w:r w:rsidR="00DD0C03">
        <w:rPr>
          <w:sz w:val="21"/>
          <w:szCs w:val="21"/>
        </w:rPr>
        <w:t xml:space="preserve"> Teilnehmer nicht (Wertung 1 und 2). </w:t>
      </w:r>
    </w:p>
    <w:p w14:paraId="76E6DD02" w14:textId="72479990" w:rsidR="00EE378B" w:rsidRPr="000879E6" w:rsidRDefault="00EE378B" w:rsidP="00354FA1">
      <w:pPr>
        <w:jc w:val="left"/>
      </w:pPr>
    </w:p>
    <w:p w14:paraId="74D14601" w14:textId="5BF737EE" w:rsidR="0023586C" w:rsidRDefault="0023586C" w:rsidP="0023586C">
      <w:pPr>
        <w:pStyle w:val="Heading5"/>
      </w:pPr>
      <w:r>
        <w:t>Szenario 1</w:t>
      </w:r>
    </w:p>
    <w:p w14:paraId="362997F4" w14:textId="12A1F5E3" w:rsidR="00F63085" w:rsidRPr="00F63085" w:rsidRDefault="00B34494" w:rsidP="00F63085">
      <w:r>
        <w:rPr>
          <w:noProof/>
        </w:rPr>
        <mc:AlternateContent>
          <mc:Choice Requires="wps">
            <w:drawing>
              <wp:anchor distT="0" distB="0" distL="114300" distR="114300" simplePos="0" relativeHeight="251739136" behindDoc="0" locked="0" layoutInCell="1" allowOverlap="1" wp14:anchorId="464A10D9" wp14:editId="69F5E710">
                <wp:simplePos x="0" y="0"/>
                <wp:positionH relativeFrom="column">
                  <wp:posOffset>1270</wp:posOffset>
                </wp:positionH>
                <wp:positionV relativeFrom="paragraph">
                  <wp:posOffset>2764790</wp:posOffset>
                </wp:positionV>
                <wp:extent cx="5939790" cy="158750"/>
                <wp:effectExtent l="0" t="0" r="3810" b="0"/>
                <wp:wrapTopAndBottom/>
                <wp:docPr id="122" name="Textfeld 122"/>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9768362" w14:textId="743FE8EF" w:rsidR="00B34494" w:rsidRPr="004A1BDA" w:rsidRDefault="00B34494" w:rsidP="00B34494">
                            <w:pPr>
                              <w:pStyle w:val="Caption"/>
                              <w:rPr>
                                <w:noProof/>
                                <w:szCs w:val="24"/>
                              </w:rPr>
                            </w:pPr>
                            <w:r>
                              <w:t xml:space="preserve">Abb. </w:t>
                            </w:r>
                            <w:r w:rsidR="006F6ED2">
                              <w:fldChar w:fldCharType="begin"/>
                            </w:r>
                            <w:r w:rsidR="006F6ED2">
                              <w:instrText xml:space="preserve"> SEQ Abb. \* ARABIC </w:instrText>
                            </w:r>
                            <w:r w:rsidR="006F6ED2">
                              <w:fldChar w:fldCharType="separate"/>
                            </w:r>
                            <w:r>
                              <w:rPr>
                                <w:noProof/>
                              </w:rPr>
                              <w:t>69</w:t>
                            </w:r>
                            <w:r w:rsidR="006F6ED2">
                              <w:rPr>
                                <w:noProof/>
                              </w:rPr>
                              <w:fldChar w:fldCharType="end"/>
                            </w:r>
                            <w:r w:rsidRPr="000A3F59">
                              <w:t xml:space="preserve">: Häufigkeiten und Verteilung der Aussage 4 in </w:t>
                            </w:r>
                            <w:r>
                              <w:t>Szenario</w:t>
                            </w:r>
                            <w:r w:rsidRPr="000A3F59">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A10D9" id="Textfeld 122" o:spid="_x0000_s1044" type="#_x0000_t202" style="position:absolute;left:0;text-align:left;margin-left:.1pt;margin-top:217.7pt;width:467.7pt;height: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" stroked="f">
                <v:textbox inset="0,0,0,0">
                  <w:txbxContent>
                    <w:p w14:paraId="39768362" w14:textId="743FE8EF" w:rsidR="00B34494" w:rsidRPr="004A1BDA" w:rsidRDefault="00B34494" w:rsidP="00B34494">
                      <w:pPr>
                        <w:pStyle w:val="Beschriftung"/>
                        <w:rPr>
                          <w:noProof/>
                          <w:szCs w:val="24"/>
                        </w:rPr>
                      </w:pPr>
                      <w:r>
                        <w:t xml:space="preserve">Abb. </w:t>
                      </w:r>
                      <w:fldSimple w:instr=" SEQ Abb. \* ARABIC ">
                        <w:r>
                          <w:rPr>
                            <w:noProof/>
                          </w:rPr>
                          <w:t>69</w:t>
                        </w:r>
                      </w:fldSimple>
                      <w:r w:rsidRPr="000A3F59">
                        <w:t xml:space="preserve">: Häufigkeiten und Verteilung der Aussage 4 in </w:t>
                      </w:r>
                      <w:r>
                        <w:t>Szenario</w:t>
                      </w:r>
                      <w:r w:rsidRPr="000A3F59">
                        <w:t xml:space="preserve"> 1</w:t>
                      </w:r>
                    </w:p>
                  </w:txbxContent>
                </v:textbox>
                <w10:wrap type="topAndBottom"/>
              </v:shape>
            </w:pict>
          </mc:Fallback>
        </mc:AlternateContent>
      </w:r>
      <w:r w:rsidR="00F969C4">
        <w:rPr>
          <w:noProof/>
        </w:rPr>
        <mc:AlternateContent>
          <mc:Choice Requires="cx1">
            <w:drawing>
              <wp:anchor distT="0" distB="0" distL="114300" distR="114300" simplePos="0" relativeHeight="251696128" behindDoc="0" locked="0" layoutInCell="1" allowOverlap="1" wp14:anchorId="6CB65B00" wp14:editId="2DFC3F24">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5"/>
                  </a:graphicData>
                </a:graphic>
              </wp:anchor>
            </w:drawing>
          </mc:Choice>
          <mc:Fallback>
            <w:drawing>
              <wp:anchor distT="0" distB="0" distL="114300" distR="114300" simplePos="0" relativeHeight="251696128" behindDoc="0" locked="0" layoutInCell="1" allowOverlap="1" wp14:anchorId="6CB65B00" wp14:editId="2DFC3F24">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8" name="Diagramm 98">
                          <a:extLst>
                            <a:ext uri="{FF2B5EF4-FFF2-40B4-BE49-F238E27FC236}">
                              <a16:creationId xmlns:a16="http://schemas.microsoft.com/office/drawing/2014/main" id="{4893606C-B6F9-42B7-B70F-9CC9AC268195}"/>
                            </a:ext>
                          </a:extLst>
                        </pic:cNvPr>
                        <pic:cNvPicPr>
                          <a:picLocks noGrp="1" noRot="1" noChangeAspect="1" noMove="1" noResize="1" noEditPoints="1" noAdjustHandles="1" noChangeArrowheads="1" noChangeShapeType="1"/>
                        </pic:cNvPicPr>
                      </pic:nvPicPr>
                      <pic:blipFill>
                        <a:blip r:embed="rId126"/>
                        <a:stretch>
                          <a:fillRect/>
                        </a:stretch>
                      </pic:blipFill>
                      <pic:spPr>
                        <a:xfrm>
                          <a:off x="0" y="0"/>
                          <a:ext cx="2411730" cy="1979930"/>
                        </a:xfrm>
                        <a:prstGeom prst="rect">
                          <a:avLst/>
                        </a:prstGeom>
                      </pic:spPr>
                    </pic:pic>
                  </a:graphicData>
                </a:graphic>
              </wp:anchor>
            </w:drawing>
          </mc:Fallback>
        </mc:AlternateContent>
      </w:r>
      <w:r w:rsidR="00F63085">
        <w:t xml:space="preserve">Aussage 4 in </w:t>
      </w:r>
      <w:r w:rsidR="00F969C4">
        <w:t>Szenario 1</w:t>
      </w:r>
      <w:r w:rsidR="00F63085" w:rsidRPr="006C1D58">
        <w:t xml:space="preserve"> </w:t>
      </w:r>
      <w:r w:rsidR="00F63085">
        <w:t xml:space="preserve">wurde zwei Mal mit der Wertung 1 (trifft gar nicht zu), </w:t>
      </w:r>
      <w:r w:rsidR="00006A36">
        <w:t>zwei</w:t>
      </w:r>
      <w:r w:rsidR="00F63085">
        <w:t xml:space="preserve"> Mal mit der Wertung 2 (trifft eher nicht zu)</w:t>
      </w:r>
      <w:r w:rsidR="00006A36">
        <w:t>, zwei Mal mit der Wertung 4 (trifft eher zu)</w:t>
      </w:r>
      <w:r w:rsidR="00F63085">
        <w:t xml:space="preserve"> und </w:t>
      </w:r>
      <w:proofErr w:type="spellStart"/>
      <w:r w:rsidR="00006A36">
        <w:t>ein</w:t>
      </w:r>
      <w:r w:rsidR="00F63085">
        <w:t xml:space="preserve"> Mal</w:t>
      </w:r>
      <w:proofErr w:type="spellEnd"/>
      <w:r w:rsidR="00F63085">
        <w:t xml:space="preserve"> mit der Wertung </w:t>
      </w:r>
      <w:r w:rsidR="00006A36">
        <w:t>4</w:t>
      </w:r>
      <w:r w:rsidR="00F63085">
        <w:t xml:space="preserve"> (trifft eher zu) bewertet (siehe </w:t>
      </w:r>
      <w:proofErr w:type="gramStart"/>
      <w:r w:rsidR="00F63085">
        <w:t>Grafik )</w:t>
      </w:r>
      <w:proofErr w:type="gramEnd"/>
      <w:r w:rsidR="00F63085">
        <w:t>.</w:t>
      </w:r>
    </w:p>
    <w:p w14:paraId="179B5E50" w14:textId="767571F7" w:rsidR="00F63085" w:rsidRDefault="00F63085" w:rsidP="00F969C4">
      <w:pPr>
        <w:jc w:val="left"/>
        <w:rPr>
          <w:noProof/>
        </w:rPr>
      </w:pPr>
      <w:r>
        <w:rPr>
          <w:noProof/>
        </w:rPr>
        <w:drawing>
          <wp:anchor distT="0" distB="0" distL="114300" distR="114300" simplePos="0" relativeHeight="251695104" behindDoc="0" locked="0" layoutInCell="1" allowOverlap="1" wp14:anchorId="4CB2A556" wp14:editId="1FAB6E1C">
            <wp:simplePos x="0" y="0"/>
            <wp:positionH relativeFrom="column">
              <wp:posOffset>-1270</wp:posOffset>
            </wp:positionH>
            <wp:positionV relativeFrom="paragraph">
              <wp:posOffset>3810</wp:posOffset>
            </wp:positionV>
            <wp:extent cx="3420000" cy="1980000"/>
            <wp:effectExtent l="0" t="0" r="9525" b="1270"/>
            <wp:wrapTopAndBottom/>
            <wp:docPr id="77" name="Diagramm 77">
              <a:extLst xmlns:a="http://schemas.openxmlformats.org/drawingml/2006/main">
                <a:ext uri="{FF2B5EF4-FFF2-40B4-BE49-F238E27FC236}">
                  <a16:creationId xmlns:a16="http://schemas.microsoft.com/office/drawing/2014/main" id="{1FDE43EA-973C-4B69-AE56-2895BD016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anchor>
        </w:drawing>
      </w:r>
      <w:r w:rsidR="00F969C4" w:rsidRPr="00F969C4">
        <w:rPr>
          <w:noProof/>
        </w:rPr>
        <w:t xml:space="preserve"> </w:t>
      </w:r>
    </w:p>
    <w:p w14:paraId="3604E3CF" w14:textId="32C26656" w:rsidR="005A4397" w:rsidRDefault="0092313E" w:rsidP="005A4397">
      <w:pPr>
        <w:jc w:val="left"/>
      </w:pPr>
      <w:r>
        <w:t xml:space="preserve">Die Ergebnisse der Aussage 4 in </w:t>
      </w:r>
      <w:r w:rsidR="00C02408">
        <w:t>Szenario 1</w:t>
      </w:r>
      <w:r>
        <w:t xml:space="preserve"> ergeben einen Mittelwert von </w:t>
      </w:r>
      <w:r w:rsidR="003F4ED4">
        <w:t>3</w:t>
      </w:r>
      <w:r>
        <w:t xml:space="preserve"> und einen Median von </w:t>
      </w:r>
      <w:r w:rsidR="003F4ED4">
        <w:t>3</w:t>
      </w:r>
      <w:r>
        <w:t xml:space="preserve"> auf einer Skala mit dem Minimalwert 1 (trifft gar nicht zu) und dem Maximalwert </w:t>
      </w:r>
      <w:r w:rsidR="00EB0CEA">
        <w:t>5</w:t>
      </w:r>
      <w:r>
        <w:t xml:space="preserve"> (trifft </w:t>
      </w:r>
      <w:r w:rsidR="00EB0CEA">
        <w:t>voll</w:t>
      </w:r>
      <w:r>
        <w:t xml:space="preserve"> zu).</w:t>
      </w:r>
      <w:r w:rsidR="00E11AB4">
        <w:t xml:space="preserve"> </w:t>
      </w:r>
      <w:r w:rsidR="00E11AB4">
        <w:rPr>
          <w:sz w:val="21"/>
          <w:szCs w:val="21"/>
        </w:rPr>
        <w:t>Die Mehrheit der Bewertungen (</w:t>
      </w:r>
      <w:r w:rsidR="00F1660A">
        <w:rPr>
          <w:sz w:val="21"/>
          <w:szCs w:val="21"/>
        </w:rPr>
        <w:t>50</w:t>
      </w:r>
      <w:r w:rsidR="00E11AB4">
        <w:rPr>
          <w:sz w:val="21"/>
          <w:szCs w:val="21"/>
        </w:rPr>
        <w:t>%) befindet sich zwischen den Werten 1,75 und 4,25.</w:t>
      </w:r>
      <w:r w:rsidR="00B453DB">
        <w:rPr>
          <w:sz w:val="21"/>
          <w:szCs w:val="21"/>
        </w:rPr>
        <w:t xml:space="preserve"> Die untere Antenne der Box zeigt einen Minimalwert von 1 und die obere Antenne einen Maximalwert von 5</w:t>
      </w:r>
      <w:r w:rsidR="0079607C">
        <w:rPr>
          <w:sz w:val="21"/>
          <w:szCs w:val="21"/>
        </w:rPr>
        <w:t>.</w:t>
      </w:r>
      <w:r w:rsidR="00B453DB">
        <w:rPr>
          <w:sz w:val="21"/>
          <w:szCs w:val="21"/>
        </w:rPr>
        <w:t xml:space="preserve"> Ausreißer gibt es</w:t>
      </w:r>
      <w:r w:rsidR="0079607C">
        <w:rPr>
          <w:sz w:val="21"/>
          <w:szCs w:val="21"/>
        </w:rPr>
        <w:t xml:space="preserve"> hier</w:t>
      </w:r>
      <w:r w:rsidR="00B453DB">
        <w:rPr>
          <w:sz w:val="21"/>
          <w:szCs w:val="21"/>
        </w:rPr>
        <w:t xml:space="preserve"> nicht.</w:t>
      </w:r>
      <w:r w:rsidR="005A4397">
        <w:rPr>
          <w:sz w:val="21"/>
          <w:szCs w:val="21"/>
        </w:rPr>
        <w:t xml:space="preserve"> Der Vergleich des Mittelwerts (3) und des </w:t>
      </w:r>
      <w:proofErr w:type="spellStart"/>
      <w:r w:rsidR="005A4397">
        <w:rPr>
          <w:sz w:val="21"/>
          <w:szCs w:val="21"/>
        </w:rPr>
        <w:t>Medians</w:t>
      </w:r>
      <w:proofErr w:type="spellEnd"/>
      <w:r w:rsidR="005A4397">
        <w:rPr>
          <w:sz w:val="21"/>
          <w:szCs w:val="21"/>
        </w:rPr>
        <w:t xml:space="preserve"> (3), lässt eine Neutralität der Aussage</w:t>
      </w:r>
      <w:r w:rsidR="006F2B52">
        <w:rPr>
          <w:sz w:val="21"/>
          <w:szCs w:val="21"/>
        </w:rPr>
        <w:t xml:space="preserve"> gegenüber</w:t>
      </w:r>
      <w:r w:rsidR="005A4397">
        <w:rPr>
          <w:sz w:val="21"/>
          <w:szCs w:val="21"/>
        </w:rPr>
        <w:t xml:space="preserve"> </w:t>
      </w:r>
      <w:r w:rsidR="005A4397">
        <w:rPr>
          <w:sz w:val="21"/>
          <w:szCs w:val="21"/>
        </w:rPr>
        <w:lastRenderedPageBreak/>
        <w:t xml:space="preserve">interpretieren. Die Hälfte der Probanden (3/6) hat das </w:t>
      </w:r>
      <w:r w:rsidR="005A4397" w:rsidRPr="000C369A">
        <w:rPr>
          <w:sz w:val="21"/>
          <w:szCs w:val="21"/>
        </w:rPr>
        <w:t>Bewusstsein über die physische Umgebung Sie in Ihrer Bewegungsfreiheit beeinflusst</w:t>
      </w:r>
      <w:r w:rsidR="005A4397">
        <w:rPr>
          <w:sz w:val="21"/>
          <w:szCs w:val="21"/>
        </w:rPr>
        <w:t xml:space="preserve"> (Wertung 4 und 5)</w:t>
      </w:r>
      <w:r w:rsidR="00E4796E">
        <w:rPr>
          <w:sz w:val="21"/>
          <w:szCs w:val="21"/>
        </w:rPr>
        <w:t xml:space="preserve"> und</w:t>
      </w:r>
      <w:r w:rsidR="005A4397">
        <w:rPr>
          <w:sz w:val="21"/>
          <w:szCs w:val="21"/>
        </w:rPr>
        <w:t xml:space="preserve"> </w:t>
      </w:r>
      <w:r w:rsidR="00E4796E">
        <w:rPr>
          <w:sz w:val="21"/>
          <w:szCs w:val="21"/>
        </w:rPr>
        <w:t>drei</w:t>
      </w:r>
      <w:r w:rsidR="005A4397">
        <w:rPr>
          <w:sz w:val="21"/>
          <w:szCs w:val="21"/>
        </w:rPr>
        <w:t xml:space="preserve"> Teilnehmer nicht (Wertung 1</w:t>
      </w:r>
      <w:r w:rsidR="00E4796E">
        <w:rPr>
          <w:sz w:val="21"/>
          <w:szCs w:val="21"/>
        </w:rPr>
        <w:t xml:space="preserve"> und 2</w:t>
      </w:r>
      <w:r w:rsidR="005A4397">
        <w:rPr>
          <w:sz w:val="21"/>
          <w:szCs w:val="21"/>
        </w:rPr>
        <w:t>)</w:t>
      </w:r>
      <w:r w:rsidR="00E4796E">
        <w:rPr>
          <w:sz w:val="21"/>
          <w:szCs w:val="21"/>
        </w:rPr>
        <w:t>.</w:t>
      </w:r>
    </w:p>
    <w:p w14:paraId="2186355C" w14:textId="74A44FE4" w:rsidR="0092313E" w:rsidRPr="00F63085" w:rsidRDefault="0092313E" w:rsidP="00F969C4">
      <w:pPr>
        <w:jc w:val="left"/>
      </w:pPr>
    </w:p>
    <w:p w14:paraId="421ABC09" w14:textId="0F0F8787" w:rsidR="0023586C" w:rsidRDefault="0023586C" w:rsidP="0023586C">
      <w:pPr>
        <w:pStyle w:val="Heading5"/>
      </w:pPr>
      <w:r>
        <w:t>Szenario 2</w:t>
      </w:r>
    </w:p>
    <w:p w14:paraId="61CEF386" w14:textId="293D4FB7" w:rsidR="007D0B30" w:rsidRPr="007D0B30" w:rsidRDefault="00B34494" w:rsidP="007D0B30">
      <w:r>
        <w:rPr>
          <w:noProof/>
        </w:rPr>
        <mc:AlternateContent>
          <mc:Choice Requires="wps">
            <w:drawing>
              <wp:anchor distT="0" distB="0" distL="114300" distR="114300" simplePos="0" relativeHeight="251741184" behindDoc="0" locked="0" layoutInCell="1" allowOverlap="1" wp14:anchorId="28B88CE5" wp14:editId="6E2072D1">
                <wp:simplePos x="0" y="0"/>
                <wp:positionH relativeFrom="column">
                  <wp:posOffset>-1905</wp:posOffset>
                </wp:positionH>
                <wp:positionV relativeFrom="paragraph">
                  <wp:posOffset>2517775</wp:posOffset>
                </wp:positionV>
                <wp:extent cx="5939790" cy="153035"/>
                <wp:effectExtent l="0" t="0" r="3810" b="0"/>
                <wp:wrapTopAndBottom/>
                <wp:docPr id="123" name="Textfeld 123"/>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0FEB581F" w14:textId="6A73FF0D" w:rsidR="00B34494" w:rsidRPr="00E11A61" w:rsidRDefault="00B34494" w:rsidP="00B34494">
                            <w:pPr>
                              <w:pStyle w:val="Caption"/>
                              <w:rPr>
                                <w:noProof/>
                                <w:szCs w:val="24"/>
                              </w:rPr>
                            </w:pPr>
                            <w:r>
                              <w:t xml:space="preserve">Abb. </w:t>
                            </w:r>
                            <w:r w:rsidR="006F6ED2">
                              <w:fldChar w:fldCharType="begin"/>
                            </w:r>
                            <w:r w:rsidR="006F6ED2">
                              <w:instrText xml:space="preserve"> SEQ Abb. \* ARABIC </w:instrText>
                            </w:r>
                            <w:r w:rsidR="006F6ED2">
                              <w:fldChar w:fldCharType="separate"/>
                            </w:r>
                            <w:r>
                              <w:rPr>
                                <w:noProof/>
                              </w:rPr>
                              <w:t>70</w:t>
                            </w:r>
                            <w:r w:rsidR="006F6ED2">
                              <w:rPr>
                                <w:noProof/>
                              </w:rPr>
                              <w:fldChar w:fldCharType="end"/>
                            </w:r>
                            <w:r w:rsidRPr="00CF2402">
                              <w:t>: Häufigkeiten und Verteilung der Aussage 4 in</w:t>
                            </w:r>
                            <w:r>
                              <w:t xml:space="preserve"> Szenario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88CE5" id="Textfeld 123" o:spid="_x0000_s1045" type="#_x0000_t202" style="position:absolute;left:0;text-align:left;margin-left:-.15pt;margin-top:198.25pt;width:467.7pt;height:12.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" stroked="f">
                <v:textbox inset="0,0,0,0">
                  <w:txbxContent>
                    <w:p w14:paraId="0FEB581F" w14:textId="6A73FF0D" w:rsidR="00B34494" w:rsidRPr="00E11A61" w:rsidRDefault="00B34494" w:rsidP="00B34494">
                      <w:pPr>
                        <w:pStyle w:val="Beschriftung"/>
                        <w:rPr>
                          <w:noProof/>
                          <w:szCs w:val="24"/>
                        </w:rPr>
                      </w:pPr>
                      <w:r>
                        <w:t xml:space="preserve">Abb. </w:t>
                      </w:r>
                      <w:fldSimple w:instr=" SEQ Abb. \* ARABIC ">
                        <w:r>
                          <w:rPr>
                            <w:noProof/>
                          </w:rPr>
                          <w:t>70</w:t>
                        </w:r>
                      </w:fldSimple>
                      <w:r w:rsidRPr="00CF2402">
                        <w:t>: Häufigkeiten und Verteilung der Aussage 4 in</w:t>
                      </w:r>
                      <w:r>
                        <w:t xml:space="preserve"> Szenario 2</w:t>
                      </w:r>
                    </w:p>
                  </w:txbxContent>
                </v:textbox>
                <w10:wrap type="topAndBottom"/>
              </v:shape>
            </w:pict>
          </mc:Fallback>
        </mc:AlternateContent>
      </w:r>
      <w:r w:rsidR="007D0B30">
        <w:t>Aussage 4 in Szenario 2</w:t>
      </w:r>
      <w:r w:rsidR="007D0B30" w:rsidRPr="006C1D58">
        <w:t xml:space="preserve"> </w:t>
      </w:r>
      <w:r w:rsidR="007D0B30">
        <w:t xml:space="preserve">wurde zwei Mal mit der Wertung 1 (trifft gar nicht zu), </w:t>
      </w:r>
      <w:proofErr w:type="spellStart"/>
      <w:r w:rsidR="007D0B30">
        <w:t>ein Mal</w:t>
      </w:r>
      <w:proofErr w:type="spellEnd"/>
      <w:r w:rsidR="007D0B30">
        <w:t xml:space="preserve"> mit der Wertung 2 (trifft eher nicht zu</w:t>
      </w:r>
      <w:r w:rsidR="005E1A43">
        <w:t xml:space="preserve"> </w:t>
      </w:r>
      <w:r w:rsidR="007D0B30">
        <w:t xml:space="preserve">und </w:t>
      </w:r>
      <w:r w:rsidR="005E1A43">
        <w:t>vier</w:t>
      </w:r>
      <w:r w:rsidR="007D0B30">
        <w:t xml:space="preserve"> Mal mit der Wertung 4 (trifft eher zu) bewertet (siehe </w:t>
      </w:r>
      <w:proofErr w:type="gramStart"/>
      <w:r w:rsidR="007D0B30">
        <w:t>Grafik )</w:t>
      </w:r>
      <w:proofErr w:type="gramEnd"/>
      <w:r w:rsidR="007D0B30">
        <w:t>.</w:t>
      </w:r>
    </w:p>
    <w:p w14:paraId="76FC1806" w14:textId="5C830400" w:rsidR="007D0B30" w:rsidRDefault="004E0152" w:rsidP="004E0152">
      <w:pPr>
        <w:jc w:val="left"/>
        <w:rPr>
          <w:noProof/>
        </w:rPr>
      </w:pPr>
      <w:r>
        <w:rPr>
          <w:noProof/>
        </w:rPr>
        <mc:AlternateContent>
          <mc:Choice Requires="cx1">
            <w:drawing>
              <wp:anchor distT="0" distB="0" distL="114300" distR="114300" simplePos="0" relativeHeight="251698176" behindDoc="0" locked="0" layoutInCell="1" allowOverlap="1" wp14:anchorId="1A34EA34" wp14:editId="5CD53B71">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8"/>
                  </a:graphicData>
                </a:graphic>
              </wp:anchor>
            </w:drawing>
          </mc:Choice>
          <mc:Fallback>
            <w:drawing>
              <wp:anchor distT="0" distB="0" distL="114300" distR="114300" simplePos="0" relativeHeight="251698176" behindDoc="0" locked="0" layoutInCell="1" allowOverlap="1" wp14:anchorId="1A34EA34" wp14:editId="5CD53B71">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9" name="Diagramm 99">
                          <a:extLst>
                            <a:ext uri="{FF2B5EF4-FFF2-40B4-BE49-F238E27FC236}">
                              <a16:creationId xmlns:a16="http://schemas.microsoft.com/office/drawing/2014/main" id="{C6C4C93E-2176-4D8B-8E0C-B2B6BDA9AF05}"/>
                            </a:ext>
                          </a:extLst>
                        </pic:cNvPr>
                        <pic:cNvPicPr>
                          <a:picLocks noGrp="1" noRot="1" noChangeAspect="1" noMove="1" noResize="1" noEditPoints="1" noAdjustHandles="1" noChangeArrowheads="1" noChangeShapeType="1"/>
                        </pic:cNvPicPr>
                      </pic:nvPicPr>
                      <pic:blipFill>
                        <a:blip r:embed="rId129"/>
                        <a:stretch>
                          <a:fillRect/>
                        </a:stretch>
                      </pic:blipFill>
                      <pic:spPr>
                        <a:xfrm>
                          <a:off x="0" y="0"/>
                          <a:ext cx="2411730" cy="1979930"/>
                        </a:xfrm>
                        <a:prstGeom prst="rect">
                          <a:avLst/>
                        </a:prstGeom>
                      </pic:spPr>
                    </pic:pic>
                  </a:graphicData>
                </a:graphic>
              </wp:anchor>
            </w:drawing>
          </mc:Fallback>
        </mc:AlternateContent>
      </w:r>
      <w:r w:rsidR="007D0B30">
        <w:rPr>
          <w:noProof/>
        </w:rPr>
        <w:drawing>
          <wp:anchor distT="0" distB="0" distL="114300" distR="114300" simplePos="0" relativeHeight="251697152" behindDoc="0" locked="0" layoutInCell="1" allowOverlap="1" wp14:anchorId="53FA1F61" wp14:editId="105BFA00">
            <wp:simplePos x="0" y="0"/>
            <wp:positionH relativeFrom="column">
              <wp:posOffset>-1270</wp:posOffset>
            </wp:positionH>
            <wp:positionV relativeFrom="paragraph">
              <wp:posOffset>0</wp:posOffset>
            </wp:positionV>
            <wp:extent cx="3420000" cy="1980000"/>
            <wp:effectExtent l="0" t="0" r="9525" b="1270"/>
            <wp:wrapTopAndBottom/>
            <wp:docPr id="78" name="Diagramm 78">
              <a:extLst xmlns:a="http://schemas.openxmlformats.org/drawingml/2006/main">
                <a:ext uri="{FF2B5EF4-FFF2-40B4-BE49-F238E27FC236}">
                  <a16:creationId xmlns:a16="http://schemas.microsoft.com/office/drawing/2014/main" id="{822DFC68-6BDF-427F-A9D4-E82E521B5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anchor>
        </w:drawing>
      </w:r>
      <w:r w:rsidRPr="004E0152">
        <w:rPr>
          <w:noProof/>
        </w:rPr>
        <w:t xml:space="preserve"> </w:t>
      </w:r>
    </w:p>
    <w:p w14:paraId="47FFC373" w14:textId="65CEE1C5" w:rsidR="00E5264F" w:rsidRPr="007D0B30" w:rsidRDefault="00E5264F" w:rsidP="004E0152">
      <w:pPr>
        <w:jc w:val="left"/>
      </w:pPr>
      <w:r>
        <w:t xml:space="preserve">Die Ergebnisse der Aussage 4 in Szenario </w:t>
      </w:r>
      <w:r w:rsidR="003A65A2">
        <w:t>2</w:t>
      </w:r>
      <w:r>
        <w:t xml:space="preserve"> ergeben einen Mittelwert von 3</w:t>
      </w:r>
      <w:r w:rsidR="00860B0A">
        <w:t>,17</w:t>
      </w:r>
      <w:r>
        <w:t xml:space="preserve"> und einen Median von </w:t>
      </w:r>
      <w:r w:rsidR="00860B0A">
        <w:t>4</w:t>
      </w:r>
      <w:r>
        <w:t xml:space="preserve"> auf einer Skala mit dem </w:t>
      </w:r>
      <w:r w:rsidR="00C3346E">
        <w:t>Minimalwert 1 (trifft gar nicht zu) und dem Maximalwert 5 (trifft voll zu).</w:t>
      </w:r>
      <w:r w:rsidR="0049747D">
        <w:t xml:space="preserve"> </w:t>
      </w:r>
      <w:r w:rsidR="0049747D">
        <w:rPr>
          <w:sz w:val="21"/>
          <w:szCs w:val="21"/>
        </w:rPr>
        <w:t>Die Mehrheit der Bewertungen (mind. 75%) befindet sich zwischen den Werten 1,75 und 4.</w:t>
      </w:r>
      <w:r w:rsidR="00C303C5">
        <w:rPr>
          <w:sz w:val="21"/>
          <w:szCs w:val="21"/>
        </w:rPr>
        <w:t xml:space="preserve"> Die untere Antenne der Box zeigt einen Minimalwert von 1. Ausreißer gibt es hier nicht.</w:t>
      </w:r>
      <w:r w:rsidR="00E420C5">
        <w:rPr>
          <w:sz w:val="21"/>
          <w:szCs w:val="21"/>
        </w:rPr>
        <w:t xml:space="preserve"> Der Vergleich des Mittelwerts (</w:t>
      </w:r>
      <w:r w:rsidR="005A29AF">
        <w:rPr>
          <w:sz w:val="21"/>
          <w:szCs w:val="21"/>
        </w:rPr>
        <w:t>3,17</w:t>
      </w:r>
      <w:r w:rsidR="00E420C5">
        <w:rPr>
          <w:sz w:val="21"/>
          <w:szCs w:val="21"/>
        </w:rPr>
        <w:t xml:space="preserve">) und des </w:t>
      </w:r>
      <w:proofErr w:type="spellStart"/>
      <w:r w:rsidR="00E420C5">
        <w:rPr>
          <w:sz w:val="21"/>
          <w:szCs w:val="21"/>
        </w:rPr>
        <w:t>Medians</w:t>
      </w:r>
      <w:proofErr w:type="spellEnd"/>
      <w:r w:rsidR="00E420C5">
        <w:rPr>
          <w:sz w:val="21"/>
          <w:szCs w:val="21"/>
        </w:rPr>
        <w:t xml:space="preserve"> (</w:t>
      </w:r>
      <w:r w:rsidR="005A29AF">
        <w:rPr>
          <w:sz w:val="21"/>
          <w:szCs w:val="21"/>
        </w:rPr>
        <w:t>4</w:t>
      </w:r>
      <w:r w:rsidR="00B720AC">
        <w:rPr>
          <w:sz w:val="21"/>
          <w:szCs w:val="21"/>
        </w:rPr>
        <w:t>)</w:t>
      </w:r>
      <w:r w:rsidR="00B720AC" w:rsidRPr="00B720AC">
        <w:rPr>
          <w:sz w:val="21"/>
          <w:szCs w:val="21"/>
        </w:rPr>
        <w:t xml:space="preserve"> </w:t>
      </w:r>
      <w:r w:rsidR="00B720AC">
        <w:rPr>
          <w:sz w:val="21"/>
          <w:szCs w:val="21"/>
        </w:rPr>
        <w:t>lässt eine leichte mehrheitliche Zustimmung interpretieren</w:t>
      </w:r>
      <w:r w:rsidR="00E420C5">
        <w:rPr>
          <w:sz w:val="21"/>
          <w:szCs w:val="21"/>
        </w:rPr>
        <w:t xml:space="preserve">. </w:t>
      </w:r>
      <w:r w:rsidR="00112D19">
        <w:rPr>
          <w:sz w:val="21"/>
          <w:szCs w:val="21"/>
        </w:rPr>
        <w:t>Die Mehrheit</w:t>
      </w:r>
      <w:r w:rsidR="00E420C5">
        <w:rPr>
          <w:sz w:val="21"/>
          <w:szCs w:val="21"/>
        </w:rPr>
        <w:t xml:space="preserve"> der Probanden (</w:t>
      </w:r>
      <w:r w:rsidR="00112D19">
        <w:rPr>
          <w:sz w:val="21"/>
          <w:szCs w:val="21"/>
        </w:rPr>
        <w:t>4</w:t>
      </w:r>
      <w:r w:rsidR="00E420C5">
        <w:rPr>
          <w:sz w:val="21"/>
          <w:szCs w:val="21"/>
        </w:rPr>
        <w:t xml:space="preserve">/6) hat das </w:t>
      </w:r>
      <w:r w:rsidR="00E420C5" w:rsidRPr="000C369A">
        <w:rPr>
          <w:sz w:val="21"/>
          <w:szCs w:val="21"/>
        </w:rPr>
        <w:t>Bewusstsein über die physische Umgebung Sie in Ihrer Bewegungsfreiheit beeinflusst</w:t>
      </w:r>
      <w:r w:rsidR="00E420C5">
        <w:rPr>
          <w:sz w:val="21"/>
          <w:szCs w:val="21"/>
        </w:rPr>
        <w:t xml:space="preserve"> (Wertung 4), zwei Teilnehmer nicht (Wertung 1</w:t>
      </w:r>
      <w:r w:rsidR="00327997">
        <w:rPr>
          <w:sz w:val="21"/>
          <w:szCs w:val="21"/>
        </w:rPr>
        <w:t xml:space="preserve"> und 2).</w:t>
      </w:r>
      <w:r w:rsidR="00E420C5">
        <w:rPr>
          <w:sz w:val="21"/>
          <w:szCs w:val="21"/>
        </w:rPr>
        <w:t xml:space="preserve"> </w:t>
      </w:r>
    </w:p>
    <w:p w14:paraId="4C485E05" w14:textId="78B3663F" w:rsidR="00E866C7" w:rsidRDefault="00E866C7" w:rsidP="009E33D8">
      <w:pPr>
        <w:pStyle w:val="Heading4"/>
      </w:pPr>
      <w:r>
        <w:t xml:space="preserve">Aussage 5: </w:t>
      </w:r>
      <w:r w:rsidR="00D4515E" w:rsidRPr="00D4515E">
        <w:t>Der negative Malus in der virtuellen Umgebung hat Ihren Bewegungsverhalten beeinflusst.</w:t>
      </w:r>
    </w:p>
    <w:p w14:paraId="156665D7" w14:textId="3652E3B3" w:rsidR="001C3129" w:rsidRPr="001C3129" w:rsidRDefault="001C3129" w:rsidP="001C3129">
      <w:r>
        <w:t xml:space="preserve">Im Folgenden werden die Häufigkeiten und Verteilungen der Aussage </w:t>
      </w:r>
      <w:r w:rsidR="006E5A5E">
        <w:t>5</w:t>
      </w:r>
      <w:r>
        <w:t xml:space="preserve"> in Szenario 2 visualisiert, interpretiert und verglichen.</w:t>
      </w:r>
    </w:p>
    <w:p w14:paraId="76F51C9B" w14:textId="736E7128" w:rsidR="00D4515E" w:rsidRDefault="00D4515E" w:rsidP="00D4515E">
      <w:pPr>
        <w:pStyle w:val="Heading5"/>
      </w:pPr>
      <w:r>
        <w:lastRenderedPageBreak/>
        <w:t>Szenario 2</w:t>
      </w:r>
    </w:p>
    <w:p w14:paraId="6EF81279" w14:textId="16ED1222" w:rsidR="00BE5535" w:rsidRPr="00BE5535" w:rsidRDefault="00B34494" w:rsidP="00BE5535">
      <w:r>
        <w:rPr>
          <w:noProof/>
        </w:rPr>
        <mc:AlternateContent>
          <mc:Choice Requires="wps">
            <w:drawing>
              <wp:anchor distT="0" distB="0" distL="114300" distR="114300" simplePos="0" relativeHeight="251743232" behindDoc="0" locked="0" layoutInCell="1" allowOverlap="1" wp14:anchorId="5C9F31E5" wp14:editId="65C4038C">
                <wp:simplePos x="0" y="0"/>
                <wp:positionH relativeFrom="column">
                  <wp:posOffset>-1905</wp:posOffset>
                </wp:positionH>
                <wp:positionV relativeFrom="paragraph">
                  <wp:posOffset>2515235</wp:posOffset>
                </wp:positionV>
                <wp:extent cx="5939790" cy="153035"/>
                <wp:effectExtent l="0" t="0" r="3810" b="0"/>
                <wp:wrapTopAndBottom/>
                <wp:docPr id="124" name="Textfeld 124"/>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6D81F4AD" w14:textId="12A72677" w:rsidR="00B34494" w:rsidRPr="00872691" w:rsidRDefault="00B34494" w:rsidP="00B34494">
                            <w:pPr>
                              <w:pStyle w:val="Caption"/>
                              <w:rPr>
                                <w:noProof/>
                                <w:szCs w:val="24"/>
                              </w:rPr>
                            </w:pPr>
                            <w:r>
                              <w:t xml:space="preserve">Abb. </w:t>
                            </w:r>
                            <w:r w:rsidR="006F6ED2">
                              <w:fldChar w:fldCharType="begin"/>
                            </w:r>
                            <w:r w:rsidR="006F6ED2">
                              <w:instrText xml:space="preserve"> SEQ Abb. \* ARABIC </w:instrText>
                            </w:r>
                            <w:r w:rsidR="006F6ED2">
                              <w:fldChar w:fldCharType="separate"/>
                            </w:r>
                            <w:r>
                              <w:rPr>
                                <w:noProof/>
                              </w:rPr>
                              <w:t>71</w:t>
                            </w:r>
                            <w:r w:rsidR="006F6ED2">
                              <w:rPr>
                                <w:noProof/>
                              </w:rPr>
                              <w:fldChar w:fldCharType="end"/>
                            </w:r>
                            <w:r w:rsidRPr="005B20B5">
                              <w:t xml:space="preserve">: Häufigkeiten und Verteilung der Aussage </w:t>
                            </w:r>
                            <w:r>
                              <w:t>5</w:t>
                            </w:r>
                            <w:r w:rsidRPr="005B20B5">
                              <w:t xml:space="preserve"> in </w:t>
                            </w:r>
                            <w:r>
                              <w:t>Szenario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F31E5" id="Textfeld 124" o:spid="_x0000_s1046" type="#_x0000_t202" style="position:absolute;left:0;text-align:left;margin-left:-.15pt;margin-top:198.05pt;width:467.7pt;height:12.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" stroked="f">
                <v:textbox inset="0,0,0,0">
                  <w:txbxContent>
                    <w:p w14:paraId="6D81F4AD" w14:textId="12A72677" w:rsidR="00B34494" w:rsidRPr="00872691" w:rsidRDefault="00B34494" w:rsidP="00B34494">
                      <w:pPr>
                        <w:pStyle w:val="Beschriftung"/>
                        <w:rPr>
                          <w:noProof/>
                          <w:szCs w:val="24"/>
                        </w:rPr>
                      </w:pPr>
                      <w:r>
                        <w:t xml:space="preserve">Abb. </w:t>
                      </w:r>
                      <w:fldSimple w:instr=" SEQ Abb. \* ARABIC ">
                        <w:r>
                          <w:rPr>
                            <w:noProof/>
                          </w:rPr>
                          <w:t>71</w:t>
                        </w:r>
                      </w:fldSimple>
                      <w:r w:rsidRPr="005B20B5">
                        <w:t xml:space="preserve">: Häufigkeiten und Verteilung der Aussage </w:t>
                      </w:r>
                      <w:r>
                        <w:t>5</w:t>
                      </w:r>
                      <w:r w:rsidRPr="005B20B5">
                        <w:t xml:space="preserve"> in </w:t>
                      </w:r>
                      <w:r>
                        <w:t>Szenario 2</w:t>
                      </w:r>
                    </w:p>
                  </w:txbxContent>
                </v:textbox>
                <w10:wrap type="topAndBottom"/>
              </v:shape>
            </w:pict>
          </mc:Fallback>
        </mc:AlternateContent>
      </w:r>
      <w:r w:rsidR="00E46CED">
        <w:rPr>
          <w:noProof/>
        </w:rPr>
        <mc:AlternateContent>
          <mc:Choice Requires="cx1">
            <w:drawing>
              <wp:anchor distT="0" distB="0" distL="114300" distR="114300" simplePos="0" relativeHeight="251700224" behindDoc="0" locked="0" layoutInCell="1" allowOverlap="1" wp14:anchorId="37C7EF70" wp14:editId="440F9E56">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1"/>
                  </a:graphicData>
                </a:graphic>
              </wp:anchor>
            </w:drawing>
          </mc:Choice>
          <mc:Fallback>
            <w:drawing>
              <wp:anchor distT="0" distB="0" distL="114300" distR="114300" simplePos="0" relativeHeight="251700224" behindDoc="0" locked="0" layoutInCell="1" allowOverlap="1" wp14:anchorId="37C7EF70" wp14:editId="440F9E56">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0" name="Diagramm 100">
                          <a:extLst>
                            <a:ext uri="{FF2B5EF4-FFF2-40B4-BE49-F238E27FC236}">
                              <a16:creationId xmlns:a16="http://schemas.microsoft.com/office/drawing/2014/main" id="{6F7F22CF-673D-4D61-A8C5-0336E07A20C0}"/>
                            </a:ext>
                          </a:extLst>
                        </pic:cNvPr>
                        <pic:cNvPicPr>
                          <a:picLocks noGrp="1" noRot="1" noChangeAspect="1" noMove="1" noResize="1" noEditPoints="1" noAdjustHandles="1" noChangeArrowheads="1" noChangeShapeType="1"/>
                        </pic:cNvPicPr>
                      </pic:nvPicPr>
                      <pic:blipFill>
                        <a:blip r:embed="rId132"/>
                        <a:stretch>
                          <a:fillRect/>
                        </a:stretch>
                      </pic:blipFill>
                      <pic:spPr>
                        <a:xfrm>
                          <a:off x="0" y="0"/>
                          <a:ext cx="2411730" cy="1979930"/>
                        </a:xfrm>
                        <a:prstGeom prst="rect">
                          <a:avLst/>
                        </a:prstGeom>
                      </pic:spPr>
                    </pic:pic>
                  </a:graphicData>
                </a:graphic>
              </wp:anchor>
            </w:drawing>
          </mc:Fallback>
        </mc:AlternateContent>
      </w:r>
      <w:r w:rsidR="00BE5535">
        <w:t>Aussage 5 in Szenario 2</w:t>
      </w:r>
      <w:r w:rsidR="00BE5535" w:rsidRPr="006C1D58">
        <w:t xml:space="preserve"> </w:t>
      </w:r>
      <w:r w:rsidR="00BE5535">
        <w:t xml:space="preserve">wurde drei Mal mit der Wertung 3 (unentschieden) und drei Mal mit der Wertung 4 (trifft eher zu) bewertet (siehe </w:t>
      </w:r>
      <w:proofErr w:type="gramStart"/>
      <w:r w:rsidR="00BE5535">
        <w:t>Grafik )</w:t>
      </w:r>
      <w:proofErr w:type="gramEnd"/>
      <w:r w:rsidR="00BE5535">
        <w:t>.</w:t>
      </w:r>
    </w:p>
    <w:p w14:paraId="5AA01C9D" w14:textId="07064761" w:rsidR="000978E8" w:rsidRDefault="000978E8" w:rsidP="00E46CED">
      <w:pPr>
        <w:jc w:val="left"/>
        <w:rPr>
          <w:noProof/>
        </w:rPr>
      </w:pPr>
      <w:r>
        <w:rPr>
          <w:noProof/>
        </w:rPr>
        <w:drawing>
          <wp:anchor distT="0" distB="0" distL="114300" distR="114300" simplePos="0" relativeHeight="251699200" behindDoc="0" locked="0" layoutInCell="1" allowOverlap="1" wp14:anchorId="49C201FA" wp14:editId="62427512">
            <wp:simplePos x="0" y="0"/>
            <wp:positionH relativeFrom="column">
              <wp:posOffset>-1270</wp:posOffset>
            </wp:positionH>
            <wp:positionV relativeFrom="paragraph">
              <wp:posOffset>-3175</wp:posOffset>
            </wp:positionV>
            <wp:extent cx="3420000" cy="1980000"/>
            <wp:effectExtent l="0" t="0" r="9525" b="1270"/>
            <wp:wrapTopAndBottom/>
            <wp:docPr id="79" name="Diagramm 79">
              <a:extLst xmlns:a="http://schemas.openxmlformats.org/drawingml/2006/main">
                <a:ext uri="{FF2B5EF4-FFF2-40B4-BE49-F238E27FC236}">
                  <a16:creationId xmlns:a16="http://schemas.microsoft.com/office/drawing/2014/main" id="{0ECD2005-7CC7-48F8-B994-6D73B8FE4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anchor>
        </w:drawing>
      </w:r>
      <w:r w:rsidR="00E46CED" w:rsidRPr="00E46CED">
        <w:rPr>
          <w:noProof/>
        </w:rPr>
        <w:t xml:space="preserve"> </w:t>
      </w:r>
    </w:p>
    <w:p w14:paraId="27207FA9" w14:textId="6ACBB9D8" w:rsidR="00834A89" w:rsidRPr="007D0B30" w:rsidRDefault="00E46CED" w:rsidP="00834A89">
      <w:pPr>
        <w:jc w:val="left"/>
      </w:pPr>
      <w:r>
        <w:t>Die Ergebnisse der Aussage 5 in Szenario 2 ergeben einen Mittelwert von 3,</w:t>
      </w:r>
      <w:r w:rsidR="00CF1DC1">
        <w:t>5</w:t>
      </w:r>
      <w:r>
        <w:t xml:space="preserve"> und einen Median von </w:t>
      </w:r>
      <w:r w:rsidR="00CF1DC1">
        <w:t>3,5</w:t>
      </w:r>
      <w:r>
        <w:t xml:space="preserve"> auf einer Skala mit dem </w:t>
      </w:r>
      <w:r w:rsidR="00AB0D1A">
        <w:t>Minimalwert 1 (trifft gar nicht zu) und dem Maximalwert 5 (trifft voll zu).</w:t>
      </w:r>
      <w:r w:rsidR="00F56517">
        <w:t xml:space="preserve"> </w:t>
      </w:r>
      <w:r w:rsidR="000D3FEA">
        <w:rPr>
          <w:sz w:val="21"/>
          <w:szCs w:val="21"/>
        </w:rPr>
        <w:t>Alle</w:t>
      </w:r>
      <w:r w:rsidR="00F56517">
        <w:rPr>
          <w:sz w:val="21"/>
          <w:szCs w:val="21"/>
        </w:rPr>
        <w:t xml:space="preserve"> Bewertungen </w:t>
      </w:r>
      <w:r w:rsidR="00834A89">
        <w:rPr>
          <w:sz w:val="21"/>
          <w:szCs w:val="21"/>
        </w:rPr>
        <w:t>befinden</w:t>
      </w:r>
      <w:r w:rsidR="00F56517">
        <w:rPr>
          <w:sz w:val="21"/>
          <w:szCs w:val="21"/>
        </w:rPr>
        <w:t xml:space="preserve"> sich zwischen den Werten 3 und 4</w:t>
      </w:r>
      <w:r w:rsidR="00E10969">
        <w:rPr>
          <w:sz w:val="21"/>
          <w:szCs w:val="21"/>
        </w:rPr>
        <w:t>. Einen oder mehrere Ausreißer gibt es nicht.</w:t>
      </w:r>
      <w:r w:rsidR="00834A89">
        <w:rPr>
          <w:sz w:val="21"/>
          <w:szCs w:val="21"/>
        </w:rPr>
        <w:t xml:space="preserve"> Der Vergleich des Mittelwerts (3,5) und des </w:t>
      </w:r>
      <w:proofErr w:type="spellStart"/>
      <w:r w:rsidR="00834A89">
        <w:rPr>
          <w:sz w:val="21"/>
          <w:szCs w:val="21"/>
        </w:rPr>
        <w:t>Medians</w:t>
      </w:r>
      <w:proofErr w:type="spellEnd"/>
      <w:r w:rsidR="00834A89">
        <w:rPr>
          <w:sz w:val="21"/>
          <w:szCs w:val="21"/>
        </w:rPr>
        <w:t xml:space="preserve"> (3,5)</w:t>
      </w:r>
      <w:r w:rsidR="00834A89" w:rsidRPr="00B720AC">
        <w:rPr>
          <w:sz w:val="21"/>
          <w:szCs w:val="21"/>
        </w:rPr>
        <w:t xml:space="preserve"> </w:t>
      </w:r>
      <w:r w:rsidR="00834A89">
        <w:rPr>
          <w:sz w:val="21"/>
          <w:szCs w:val="21"/>
        </w:rPr>
        <w:t xml:space="preserve">lässt eine mehrheitliche Zustimmung interpretieren. Die </w:t>
      </w:r>
      <w:r w:rsidR="009025C4">
        <w:rPr>
          <w:sz w:val="21"/>
          <w:szCs w:val="21"/>
        </w:rPr>
        <w:t>Hälfte</w:t>
      </w:r>
      <w:r w:rsidR="00834A89">
        <w:rPr>
          <w:sz w:val="21"/>
          <w:szCs w:val="21"/>
        </w:rPr>
        <w:t xml:space="preserve"> der Probanden (</w:t>
      </w:r>
      <w:r w:rsidR="009025C4">
        <w:rPr>
          <w:sz w:val="21"/>
          <w:szCs w:val="21"/>
        </w:rPr>
        <w:t>3</w:t>
      </w:r>
      <w:r w:rsidR="00834A89">
        <w:rPr>
          <w:sz w:val="21"/>
          <w:szCs w:val="21"/>
        </w:rPr>
        <w:t>/6</w:t>
      </w:r>
      <w:r w:rsidR="009025C4">
        <w:rPr>
          <w:sz w:val="21"/>
          <w:szCs w:val="21"/>
        </w:rPr>
        <w:t>) hat der negative Malus</w:t>
      </w:r>
      <w:r w:rsidR="00834A89" w:rsidRPr="000C369A">
        <w:rPr>
          <w:sz w:val="21"/>
          <w:szCs w:val="21"/>
        </w:rPr>
        <w:t xml:space="preserve"> beeinflusst</w:t>
      </w:r>
      <w:r w:rsidR="009025C4">
        <w:rPr>
          <w:sz w:val="21"/>
          <w:szCs w:val="21"/>
        </w:rPr>
        <w:t xml:space="preserve"> Ihr Bewegungsverhalten beeinflusst</w:t>
      </w:r>
      <w:r w:rsidR="00834A89">
        <w:rPr>
          <w:sz w:val="21"/>
          <w:szCs w:val="21"/>
        </w:rPr>
        <w:t xml:space="preserve"> (Wertung 4)</w:t>
      </w:r>
      <w:r w:rsidR="00227CFE">
        <w:rPr>
          <w:sz w:val="21"/>
          <w:szCs w:val="21"/>
        </w:rPr>
        <w:t xml:space="preserve"> und drei Teilnehmer war der Aussagen gegenüber neutral (Wertung 3). </w:t>
      </w:r>
    </w:p>
    <w:p w14:paraId="656AFB62" w14:textId="48D8622C" w:rsidR="00696EDC" w:rsidRDefault="00B73B7B" w:rsidP="00406CE6">
      <w:pPr>
        <w:pStyle w:val="Heading3"/>
      </w:pPr>
      <w:bookmarkStart w:id="373" w:name="_Toc82686296"/>
      <w:bookmarkStart w:id="374" w:name="_Toc82687041"/>
      <w:r>
        <w:t>Auswertung der qualitativen Daten</w:t>
      </w:r>
      <w:bookmarkEnd w:id="373"/>
      <w:bookmarkEnd w:id="374"/>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w:t>
      </w:r>
      <w:proofErr w:type="gramStart"/>
      <w:r w:rsidR="00B76E12">
        <w:rPr>
          <w:sz w:val="21"/>
          <w:szCs w:val="21"/>
        </w:rPr>
        <w:t>befinden</w:t>
      </w:r>
      <w:proofErr w:type="gramEnd"/>
      <w:r w:rsidR="00B76E12">
        <w:rPr>
          <w:sz w:val="21"/>
          <w:szCs w:val="21"/>
        </w:rPr>
        <w:t xml:space="preserve"> sich im Anhang 2.</w:t>
      </w:r>
    </w:p>
    <w:p w14:paraId="7FEDB86A" w14:textId="5BF75617" w:rsidR="005B6FB7" w:rsidRDefault="00281480" w:rsidP="00406CE6">
      <w:pPr>
        <w:pStyle w:val="Heading4"/>
      </w:pPr>
      <w:bookmarkStart w:id="375" w:name="_Toc82686297"/>
      <w:bookmarkStart w:id="376" w:name="_Toc82687042"/>
      <w:r>
        <w:t>Frage 10: Was fanden Sie generell besonders positiv?</w:t>
      </w:r>
      <w:bookmarkEnd w:id="375"/>
      <w:bookmarkEnd w:id="376"/>
    </w:p>
    <w:p w14:paraId="4307FDE9" w14:textId="16874B73" w:rsidR="00EF7CF5" w:rsidRPr="00EF7CF5" w:rsidRDefault="00EF7CF5" w:rsidP="00EF7CF5">
      <w:r>
        <w:t>Allgemein wurde die virtuelle Umgebung von Proband 2 und 8 als sehr spaßig empfunden.</w:t>
      </w:r>
      <w:r w:rsidR="00160CFE">
        <w:t xml:space="preserve"> Ebenso waren </w:t>
      </w:r>
      <w:proofErr w:type="spellStart"/>
      <w:r w:rsidR="00160CFE">
        <w:t>de</w:t>
      </w:r>
      <w:proofErr w:type="spellEnd"/>
      <w:r w:rsidR="00160CFE">
        <w:t xml:space="preserv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Heading4"/>
      </w:pPr>
      <w:bookmarkStart w:id="377" w:name="_Toc82686298"/>
      <w:bookmarkStart w:id="378" w:name="_Toc82687043"/>
      <w:r>
        <w:t>Frage 11: Was fanden Sie generell negativ?</w:t>
      </w:r>
      <w:bookmarkEnd w:id="377"/>
      <w:bookmarkEnd w:id="378"/>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lastRenderedPageBreak/>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Heading4"/>
      </w:pPr>
      <w:bookmarkStart w:id="379" w:name="_Toc82686299"/>
      <w:bookmarkStart w:id="380" w:name="_Toc82687044"/>
      <w:r>
        <w:t>Frage 12: Was genau hat Sie beim negativen Malus beeinflusst?</w:t>
      </w:r>
      <w:bookmarkEnd w:id="379"/>
      <w:bookmarkEnd w:id="380"/>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Heading4"/>
      </w:pPr>
      <w:bookmarkStart w:id="381" w:name="_Toc82686300"/>
      <w:bookmarkStart w:id="382" w:name="_Toc82687045"/>
      <w:r>
        <w:t>Frage 13: Welche konkreten Verbesserungsvorschläge haben Sie im Bereich Malus oder allgemein?</w:t>
      </w:r>
      <w:bookmarkEnd w:id="381"/>
      <w:bookmarkEnd w:id="382"/>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Hindernissen, eine variierende Geräuschkulisse und das Einblenden der verstrichenen Zeit.</w:t>
      </w:r>
      <w:r w:rsidR="00000523">
        <w:t xml:space="preserve"> Die anderen Probanden hatten keine konkreten Vorschläge zur Verbesserung.</w:t>
      </w:r>
    </w:p>
    <w:p w14:paraId="6FFEB483" w14:textId="507C320D" w:rsidR="00B16E27" w:rsidRDefault="00403B61" w:rsidP="00314BFD">
      <w:pPr>
        <w:pStyle w:val="Heading2"/>
      </w:pPr>
      <w:bookmarkStart w:id="383" w:name="_Toc82686301"/>
      <w:bookmarkStart w:id="384" w:name="_Toc82687046"/>
      <w:commentRangeStart w:id="385"/>
      <w:r>
        <w:lastRenderedPageBreak/>
        <w:t xml:space="preserve">Zusammenfassung, </w:t>
      </w:r>
      <w:r w:rsidR="000F0ADF">
        <w:t>Bewertung</w:t>
      </w:r>
      <w:r>
        <w:t xml:space="preserve"> und</w:t>
      </w:r>
      <w:r w:rsidR="000F0ADF">
        <w:t xml:space="preserve"> </w:t>
      </w:r>
      <w:r w:rsidR="00C814B4">
        <w:t>Ausblick</w:t>
      </w:r>
      <w:commentRangeEnd w:id="385"/>
      <w:r>
        <w:rPr>
          <w:rStyle w:val="CommentReference"/>
          <w:rFonts w:cs="Times New Roman"/>
          <w:b w:val="0"/>
          <w:bCs w:val="0"/>
          <w:iCs w:val="0"/>
        </w:rPr>
        <w:commentReference w:id="385"/>
      </w:r>
      <w:bookmarkEnd w:id="383"/>
      <w:bookmarkEnd w:id="384"/>
    </w:p>
    <w:p w14:paraId="195FEBB8" w14:textId="77777777" w:rsidR="00401E1E" w:rsidRDefault="00401E1E" w:rsidP="00DE1959"/>
    <w:bookmarkStart w:id="386" w:name="_Abbildungsverzeichnis" w:displacedByCustomXml="next"/>
    <w:bookmarkEnd w:id="386" w:displacedByCustomXml="next"/>
    <w:bookmarkStart w:id="387" w:name="_Toc82686302" w:displacedByCustomXml="next"/>
    <w:bookmarkStart w:id="388" w:name="_Toc82687047" w:displacedByCustomXml="next"/>
    <w:sdt>
      <w:sdtPr>
        <w:rPr>
          <w:rFonts w:cs="Times New Roman"/>
          <w:b w:val="0"/>
          <w:bCs w:val="0"/>
          <w:iCs w:val="0"/>
          <w:sz w:val="22"/>
          <w:szCs w:val="24"/>
        </w:rPr>
        <w:id w:val="25485182"/>
        <w:docPartObj>
          <w:docPartGallery w:val="Bibliographies"/>
          <w:docPartUnique/>
        </w:docPartObj>
      </w:sdtPr>
      <w:sdtEndPr/>
      <w:sdtContent>
        <w:commentRangeStart w:id="389" w:displacedByCustomXml="prev"/>
        <w:p w14:paraId="07C1118A" w14:textId="77777777" w:rsidR="00727D9A" w:rsidRDefault="00727D9A" w:rsidP="00AF4D17">
          <w:pPr>
            <w:pStyle w:val="Heading2"/>
          </w:pPr>
          <w:r>
            <w:t>Literaturverzeichnis</w:t>
          </w:r>
          <w:commentRangeEnd w:id="389"/>
          <w:r w:rsidR="00B71F28">
            <w:rPr>
              <w:rStyle w:val="CommentReference"/>
              <w:rFonts w:cs="Times New Roman"/>
              <w:b w:val="0"/>
              <w:bCs w:val="0"/>
            </w:rPr>
            <w:commentReference w:id="389"/>
          </w:r>
          <w:bookmarkEnd w:id="388"/>
          <w:bookmarkEnd w:id="387"/>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Bibliography"/>
                      <w:rPr>
                        <w:noProof/>
                        <w:sz w:val="24"/>
                      </w:rPr>
                    </w:pPr>
                    <w:r>
                      <w:rPr>
                        <w:noProof/>
                      </w:rPr>
                      <w:t xml:space="preserve">[1] </w:t>
                    </w:r>
                  </w:p>
                </w:tc>
                <w:tc>
                  <w:tcPr>
                    <w:tcW w:w="0" w:type="auto"/>
                    <w:hideMark/>
                  </w:tcPr>
                  <w:p w14:paraId="28AACE6F" w14:textId="77777777" w:rsidR="00257CB0" w:rsidRDefault="00257CB0">
                    <w:pPr>
                      <w:pStyle w:val="Bibliography"/>
                      <w:rPr>
                        <w:noProof/>
                      </w:rPr>
                    </w:pPr>
                    <w:r w:rsidRPr="00983543">
                      <w:rPr>
                        <w:noProof/>
                        <w:lang w:val="en-US"/>
                      </w:rPr>
                      <w:t xml:space="preserve">R. Böhle, „German Entertainment &amp; Media Outlook 2020-2024,“ [Online]. </w:t>
                    </w:r>
                    <w:r>
                      <w:rPr>
                        <w:noProof/>
                      </w:rPr>
                      <w:t>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Bibliography"/>
                      <w:rPr>
                        <w:noProof/>
                      </w:rPr>
                    </w:pPr>
                    <w:r>
                      <w:rPr>
                        <w:noProof/>
                      </w:rPr>
                      <w:t xml:space="preserve">[2] </w:t>
                    </w:r>
                  </w:p>
                </w:tc>
                <w:tc>
                  <w:tcPr>
                    <w:tcW w:w="0" w:type="auto"/>
                    <w:hideMark/>
                  </w:tcPr>
                  <w:p w14:paraId="6E4CFCF0" w14:textId="77777777" w:rsidR="00257CB0" w:rsidRDefault="00257CB0">
                    <w:pPr>
                      <w:pStyle w:val="Bibliography"/>
                      <w:rPr>
                        <w:noProof/>
                      </w:rPr>
                    </w:pPr>
                    <w:r w:rsidRPr="00983543">
                      <w:rPr>
                        <w:noProof/>
                        <w:lang w:val="en-US"/>
                      </w:rPr>
                      <w:t xml:space="preserve">„Fact Sheet: Augmented Reality (AR),“ 16 11 2020. [Online]. Available: https://www.bitkom.org/Bitkom/Publikationen/Fact-Sheet-Augmented-Reality-AR-Virtual-Reality-VR. </w:t>
                    </w:r>
                    <w:r>
                      <w:rPr>
                        <w:noProof/>
                      </w:rPr>
                      <w:t>[Zugriff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Bibliography"/>
                      <w:rPr>
                        <w:noProof/>
                      </w:rPr>
                    </w:pPr>
                    <w:r>
                      <w:rPr>
                        <w:noProof/>
                      </w:rPr>
                      <w:t xml:space="preserve">[3] </w:t>
                    </w:r>
                  </w:p>
                </w:tc>
                <w:tc>
                  <w:tcPr>
                    <w:tcW w:w="0" w:type="auto"/>
                    <w:hideMark/>
                  </w:tcPr>
                  <w:p w14:paraId="6C568C8A" w14:textId="77777777" w:rsidR="00257CB0" w:rsidRDefault="00257CB0">
                    <w:pPr>
                      <w:pStyle w:val="Bibliography"/>
                      <w:rPr>
                        <w:noProof/>
                      </w:rPr>
                    </w:pPr>
                    <w:r w:rsidRPr="00983543">
                      <w:rPr>
                        <w:noProof/>
                        <w:lang w:val="en-US"/>
                      </w:rPr>
                      <w:t xml:space="preserve">„Augmented und Virtual Reality,“ 07 04 2021. [Online]. Available: https://www.bitkom.org/Bitkom/Publikationen/Augmented-und-Virtual-Reality. </w:t>
                    </w:r>
                    <w:r>
                      <w:rPr>
                        <w:noProof/>
                      </w:rPr>
                      <w:t>[Zugriff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Bibliography"/>
                      <w:rPr>
                        <w:noProof/>
                      </w:rPr>
                    </w:pPr>
                    <w:r>
                      <w:rPr>
                        <w:noProof/>
                      </w:rPr>
                      <w:t xml:space="preserve">[4] </w:t>
                    </w:r>
                  </w:p>
                </w:tc>
                <w:tc>
                  <w:tcPr>
                    <w:tcW w:w="0" w:type="auto"/>
                    <w:hideMark/>
                  </w:tcPr>
                  <w:p w14:paraId="27DA8F59" w14:textId="77777777" w:rsidR="00257CB0" w:rsidRDefault="00257CB0">
                    <w:pPr>
                      <w:pStyle w:val="Bibliography"/>
                      <w:rPr>
                        <w:noProof/>
                      </w:rPr>
                    </w:pPr>
                    <w:r>
                      <w:rPr>
                        <w:noProof/>
                      </w:rPr>
                      <w:t xml:space="preserve">R. Dörner, W. Broll, B. Jung und P. Grimm, in </w:t>
                    </w:r>
                    <w:r>
                      <w:rPr>
                        <w:i/>
                        <w:iCs/>
                        <w:noProof/>
                      </w:rPr>
                      <w:t>Virtual und Augmented Reality (VR/AR)</w:t>
                    </w:r>
                    <w:r>
                      <w:rPr>
                        <w:noProof/>
                      </w:rPr>
                      <w:t>, Springer, 2019, pp. 12-20.</w:t>
                    </w:r>
                  </w:p>
                </w:tc>
              </w:tr>
              <w:tr w:rsidR="00257CB0" w:rsidRPr="00983543" w14:paraId="3D34F0B2" w14:textId="77777777">
                <w:trPr>
                  <w:divId w:val="529538007"/>
                  <w:tblCellSpacing w:w="15" w:type="dxa"/>
                </w:trPr>
                <w:tc>
                  <w:tcPr>
                    <w:tcW w:w="50" w:type="pct"/>
                    <w:hideMark/>
                  </w:tcPr>
                  <w:p w14:paraId="2C68B1BB" w14:textId="77777777" w:rsidR="00257CB0" w:rsidRDefault="00257CB0">
                    <w:pPr>
                      <w:pStyle w:val="Bibliography"/>
                      <w:rPr>
                        <w:noProof/>
                      </w:rPr>
                    </w:pPr>
                    <w:r>
                      <w:rPr>
                        <w:noProof/>
                      </w:rPr>
                      <w:t xml:space="preserve">[5] </w:t>
                    </w:r>
                  </w:p>
                </w:tc>
                <w:tc>
                  <w:tcPr>
                    <w:tcW w:w="0" w:type="auto"/>
                    <w:hideMark/>
                  </w:tcPr>
                  <w:p w14:paraId="47770CDA" w14:textId="77777777" w:rsidR="00257CB0" w:rsidRPr="00983543" w:rsidRDefault="00257CB0">
                    <w:pPr>
                      <w:pStyle w:val="Bibliography"/>
                      <w:rPr>
                        <w:noProof/>
                        <w:lang w:val="en-US"/>
                      </w:rPr>
                    </w:pPr>
                    <w:r w:rsidRPr="00983543">
                      <w:rPr>
                        <w:noProof/>
                        <w:lang w:val="en-US"/>
                      </w:rPr>
                      <w:t>H. Cherni, N. Métayer und N. Souliman, „Literature review of locomotion techniques in virtual reality,“ 2020.</w:t>
                    </w:r>
                  </w:p>
                </w:tc>
              </w:tr>
              <w:tr w:rsidR="00257CB0" w:rsidRPr="00983543" w14:paraId="6FBD2327" w14:textId="77777777">
                <w:trPr>
                  <w:divId w:val="529538007"/>
                  <w:tblCellSpacing w:w="15" w:type="dxa"/>
                </w:trPr>
                <w:tc>
                  <w:tcPr>
                    <w:tcW w:w="50" w:type="pct"/>
                    <w:hideMark/>
                  </w:tcPr>
                  <w:p w14:paraId="3302ACEA" w14:textId="77777777" w:rsidR="00257CB0" w:rsidRDefault="00257CB0">
                    <w:pPr>
                      <w:pStyle w:val="Bibliography"/>
                      <w:rPr>
                        <w:noProof/>
                      </w:rPr>
                    </w:pPr>
                    <w:r>
                      <w:rPr>
                        <w:noProof/>
                      </w:rPr>
                      <w:t xml:space="preserve">[6] </w:t>
                    </w:r>
                  </w:p>
                </w:tc>
                <w:tc>
                  <w:tcPr>
                    <w:tcW w:w="0" w:type="auto"/>
                    <w:hideMark/>
                  </w:tcPr>
                  <w:p w14:paraId="08B05518" w14:textId="77777777" w:rsidR="00257CB0" w:rsidRPr="00983543" w:rsidRDefault="00257CB0">
                    <w:pPr>
                      <w:pStyle w:val="Bibliography"/>
                      <w:rPr>
                        <w:noProof/>
                        <w:lang w:val="en-US"/>
                      </w:rPr>
                    </w:pPr>
                    <w:r w:rsidRPr="00983543">
                      <w:rPr>
                        <w:noProof/>
                        <w:lang w:val="en-US"/>
                      </w:rPr>
                      <w:t>A. L. Simeone, I. Mavridou und W. Powell, „Altering User Movement Behaviour in Virtual Environments,“ April 2017.</w:t>
                    </w:r>
                  </w:p>
                </w:tc>
              </w:tr>
              <w:tr w:rsidR="00257CB0" w:rsidRPr="00983543" w14:paraId="2E723268" w14:textId="77777777">
                <w:trPr>
                  <w:divId w:val="529538007"/>
                  <w:tblCellSpacing w:w="15" w:type="dxa"/>
                </w:trPr>
                <w:tc>
                  <w:tcPr>
                    <w:tcW w:w="50" w:type="pct"/>
                    <w:hideMark/>
                  </w:tcPr>
                  <w:p w14:paraId="45FA7A2A" w14:textId="77777777" w:rsidR="00257CB0" w:rsidRDefault="00257CB0">
                    <w:pPr>
                      <w:pStyle w:val="Bibliography"/>
                      <w:rPr>
                        <w:noProof/>
                      </w:rPr>
                    </w:pPr>
                    <w:r>
                      <w:rPr>
                        <w:noProof/>
                      </w:rPr>
                      <w:t xml:space="preserve">[7] </w:t>
                    </w:r>
                  </w:p>
                </w:tc>
                <w:tc>
                  <w:tcPr>
                    <w:tcW w:w="0" w:type="auto"/>
                    <w:hideMark/>
                  </w:tcPr>
                  <w:p w14:paraId="352D85C9" w14:textId="77777777" w:rsidR="00257CB0" w:rsidRPr="00983543" w:rsidRDefault="00257CB0">
                    <w:pPr>
                      <w:pStyle w:val="Bibliography"/>
                      <w:rPr>
                        <w:noProof/>
                        <w:lang w:val="en-US"/>
                      </w:rPr>
                    </w:pPr>
                    <w:r w:rsidRPr="00983543">
                      <w:rPr>
                        <w:noProof/>
                        <w:lang w:val="en-US"/>
                      </w:rPr>
                      <w:t>M. Usoh, K. Arthur, M. C. Whitton, R. Bastos, A. Steed, M. Slater und F. P. Brooks, „Walking &gt; Walking-in-Place &gt; Flying, in Virtual Environments,“ 1999.</w:t>
                    </w:r>
                  </w:p>
                </w:tc>
              </w:tr>
              <w:tr w:rsidR="00257CB0" w:rsidRPr="00983543" w14:paraId="30227D6F" w14:textId="77777777">
                <w:trPr>
                  <w:divId w:val="529538007"/>
                  <w:tblCellSpacing w:w="15" w:type="dxa"/>
                </w:trPr>
                <w:tc>
                  <w:tcPr>
                    <w:tcW w:w="50" w:type="pct"/>
                    <w:hideMark/>
                  </w:tcPr>
                  <w:p w14:paraId="6E049712" w14:textId="77777777" w:rsidR="00257CB0" w:rsidRDefault="00257CB0">
                    <w:pPr>
                      <w:pStyle w:val="Bibliography"/>
                      <w:rPr>
                        <w:noProof/>
                      </w:rPr>
                    </w:pPr>
                    <w:r>
                      <w:rPr>
                        <w:noProof/>
                      </w:rPr>
                      <w:t xml:space="preserve">[8] </w:t>
                    </w:r>
                  </w:p>
                </w:tc>
                <w:tc>
                  <w:tcPr>
                    <w:tcW w:w="0" w:type="auto"/>
                    <w:hideMark/>
                  </w:tcPr>
                  <w:p w14:paraId="41247ED5" w14:textId="77777777" w:rsidR="00257CB0" w:rsidRPr="00983543" w:rsidRDefault="00257CB0">
                    <w:pPr>
                      <w:pStyle w:val="Bibliography"/>
                      <w:rPr>
                        <w:noProof/>
                        <w:lang w:val="en-US"/>
                      </w:rPr>
                    </w:pPr>
                    <w:r w:rsidRPr="00983543">
                      <w:rPr>
                        <w:noProof/>
                        <w:lang w:val="en-US"/>
                      </w:rPr>
                      <w:t>R. A. Ruddle und S. Lessels, „The Benefits of Using a Walking Interface,“ April 2009.</w:t>
                    </w:r>
                  </w:p>
                </w:tc>
              </w:tr>
              <w:tr w:rsidR="00257CB0" w:rsidRPr="00983543" w14:paraId="43EC0E63" w14:textId="77777777">
                <w:trPr>
                  <w:divId w:val="529538007"/>
                  <w:tblCellSpacing w:w="15" w:type="dxa"/>
                </w:trPr>
                <w:tc>
                  <w:tcPr>
                    <w:tcW w:w="50" w:type="pct"/>
                    <w:hideMark/>
                  </w:tcPr>
                  <w:p w14:paraId="3632CCD0" w14:textId="77777777" w:rsidR="00257CB0" w:rsidRDefault="00257CB0">
                    <w:pPr>
                      <w:pStyle w:val="Bibliography"/>
                      <w:rPr>
                        <w:noProof/>
                      </w:rPr>
                    </w:pPr>
                    <w:r>
                      <w:rPr>
                        <w:noProof/>
                      </w:rPr>
                      <w:t xml:space="preserve">[9] </w:t>
                    </w:r>
                  </w:p>
                </w:tc>
                <w:tc>
                  <w:tcPr>
                    <w:tcW w:w="0" w:type="auto"/>
                    <w:hideMark/>
                  </w:tcPr>
                  <w:p w14:paraId="55E817F6" w14:textId="77777777" w:rsidR="00257CB0" w:rsidRPr="00983543" w:rsidRDefault="00257CB0">
                    <w:pPr>
                      <w:pStyle w:val="Bibliography"/>
                      <w:rPr>
                        <w:noProof/>
                        <w:lang w:val="en-US"/>
                      </w:rPr>
                    </w:pPr>
                    <w:r w:rsidRPr="00983543">
                      <w:rPr>
                        <w:noProof/>
                        <w:lang w:val="en-US"/>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Bibliography"/>
                      <w:rPr>
                        <w:noProof/>
                      </w:rPr>
                    </w:pPr>
                    <w:r>
                      <w:rPr>
                        <w:noProof/>
                      </w:rPr>
                      <w:t xml:space="preserve">[10] </w:t>
                    </w:r>
                  </w:p>
                </w:tc>
                <w:tc>
                  <w:tcPr>
                    <w:tcW w:w="0" w:type="auto"/>
                    <w:hideMark/>
                  </w:tcPr>
                  <w:p w14:paraId="1A23E111" w14:textId="77777777" w:rsidR="00257CB0" w:rsidRDefault="00257CB0">
                    <w:pPr>
                      <w:pStyle w:val="Bibliography"/>
                      <w:rPr>
                        <w:noProof/>
                      </w:rPr>
                    </w:pPr>
                    <w:r w:rsidRPr="00983543">
                      <w:rPr>
                        <w:noProof/>
                        <w:lang w:val="en-US"/>
                      </w:rPr>
                      <w:t xml:space="preserve">M. C. Whitton, J. V. Cohn, J. Feasel, P. Zimmons, S. Razzaque, S. .. </w:t>
                    </w:r>
                    <w:r>
                      <w:rPr>
                        <w:noProof/>
                      </w:rPr>
                      <w:t>Poulton, B. McLeod und F. P. Brooks, Jr., „Comparing VE Locomotion Interfaces,“ März 2005.</w:t>
                    </w:r>
                  </w:p>
                </w:tc>
              </w:tr>
              <w:tr w:rsidR="00257CB0" w:rsidRPr="00983543" w14:paraId="4912978B" w14:textId="77777777">
                <w:trPr>
                  <w:divId w:val="529538007"/>
                  <w:tblCellSpacing w:w="15" w:type="dxa"/>
                </w:trPr>
                <w:tc>
                  <w:tcPr>
                    <w:tcW w:w="50" w:type="pct"/>
                    <w:hideMark/>
                  </w:tcPr>
                  <w:p w14:paraId="16779727" w14:textId="77777777" w:rsidR="00257CB0" w:rsidRDefault="00257CB0">
                    <w:pPr>
                      <w:pStyle w:val="Bibliography"/>
                      <w:rPr>
                        <w:noProof/>
                      </w:rPr>
                    </w:pPr>
                    <w:r>
                      <w:rPr>
                        <w:noProof/>
                      </w:rPr>
                      <w:t xml:space="preserve">[11] </w:t>
                    </w:r>
                  </w:p>
                </w:tc>
                <w:tc>
                  <w:tcPr>
                    <w:tcW w:w="0" w:type="auto"/>
                    <w:hideMark/>
                  </w:tcPr>
                  <w:p w14:paraId="04EE67D9" w14:textId="77777777" w:rsidR="00257CB0" w:rsidRPr="00983543" w:rsidRDefault="00257CB0">
                    <w:pPr>
                      <w:pStyle w:val="Bibliography"/>
                      <w:rPr>
                        <w:noProof/>
                        <w:lang w:val="en-US"/>
                      </w:rPr>
                    </w:pPr>
                    <w:r w:rsidRPr="00983543">
                      <w:rPr>
                        <w:noProof/>
                        <w:lang w:val="en-US"/>
                      </w:rPr>
                      <w:t>S. Razzaque, Z. Kohn und M. C. Whitton, „Redirected Walking,“ 2001.</w:t>
                    </w:r>
                  </w:p>
                </w:tc>
              </w:tr>
              <w:tr w:rsidR="00257CB0" w:rsidRPr="00983543" w14:paraId="1B6FF450" w14:textId="77777777">
                <w:trPr>
                  <w:divId w:val="529538007"/>
                  <w:tblCellSpacing w:w="15" w:type="dxa"/>
                </w:trPr>
                <w:tc>
                  <w:tcPr>
                    <w:tcW w:w="50" w:type="pct"/>
                    <w:hideMark/>
                  </w:tcPr>
                  <w:p w14:paraId="694C93AC" w14:textId="77777777" w:rsidR="00257CB0" w:rsidRDefault="00257CB0">
                    <w:pPr>
                      <w:pStyle w:val="Bibliography"/>
                      <w:rPr>
                        <w:noProof/>
                      </w:rPr>
                    </w:pPr>
                    <w:r>
                      <w:rPr>
                        <w:noProof/>
                      </w:rPr>
                      <w:t xml:space="preserve">[12] </w:t>
                    </w:r>
                  </w:p>
                </w:tc>
                <w:tc>
                  <w:tcPr>
                    <w:tcW w:w="0" w:type="auto"/>
                    <w:hideMark/>
                  </w:tcPr>
                  <w:p w14:paraId="39CA2811" w14:textId="77777777" w:rsidR="00257CB0" w:rsidRPr="00983543" w:rsidRDefault="00257CB0">
                    <w:pPr>
                      <w:pStyle w:val="Bibliography"/>
                      <w:rPr>
                        <w:noProof/>
                        <w:lang w:val="en-US"/>
                      </w:rPr>
                    </w:pPr>
                    <w:r w:rsidRPr="00983543">
                      <w:rPr>
                        <w:noProof/>
                        <w:lang w:val="en-US"/>
                      </w:rPr>
                      <w:t>E. A. Suma, G. Bruder, F. Steinicke, D. M. Krum und M. Bolas, „A Taxonomy for Deploying Redirection Techniques in Immersive Virtual Environments,“ 2012.</w:t>
                    </w:r>
                  </w:p>
                </w:tc>
              </w:tr>
              <w:tr w:rsidR="00257CB0" w:rsidRPr="00983543" w14:paraId="43A652B6" w14:textId="77777777">
                <w:trPr>
                  <w:divId w:val="529538007"/>
                  <w:tblCellSpacing w:w="15" w:type="dxa"/>
                </w:trPr>
                <w:tc>
                  <w:tcPr>
                    <w:tcW w:w="50" w:type="pct"/>
                    <w:hideMark/>
                  </w:tcPr>
                  <w:p w14:paraId="30FC5643" w14:textId="77777777" w:rsidR="00257CB0" w:rsidRDefault="00257CB0">
                    <w:pPr>
                      <w:pStyle w:val="Bibliography"/>
                      <w:rPr>
                        <w:noProof/>
                      </w:rPr>
                    </w:pPr>
                    <w:r>
                      <w:rPr>
                        <w:noProof/>
                      </w:rPr>
                      <w:t xml:space="preserve">[13] </w:t>
                    </w:r>
                  </w:p>
                </w:tc>
                <w:tc>
                  <w:tcPr>
                    <w:tcW w:w="0" w:type="auto"/>
                    <w:hideMark/>
                  </w:tcPr>
                  <w:p w14:paraId="5B8620D4" w14:textId="77777777" w:rsidR="00257CB0" w:rsidRPr="00983543" w:rsidRDefault="00257CB0">
                    <w:pPr>
                      <w:pStyle w:val="Bibliography"/>
                      <w:rPr>
                        <w:noProof/>
                        <w:lang w:val="en-US"/>
                      </w:rPr>
                    </w:pPr>
                    <w:r w:rsidRPr="00983543">
                      <w:rPr>
                        <w:noProof/>
                        <w:lang w:val="en-US"/>
                      </w:rPr>
                      <w:t>F. Steinicke, G. Bruder, L. Kohli, J. Jerald und K. Hinrichs, „Taxonomy and Implementation of Redirection Techniques for Ubiquitous Passive Haptic Feedback,“ 2008.</w:t>
                    </w:r>
                  </w:p>
                </w:tc>
              </w:tr>
              <w:tr w:rsidR="00257CB0" w:rsidRPr="00983543" w14:paraId="0607939D" w14:textId="77777777">
                <w:trPr>
                  <w:divId w:val="529538007"/>
                  <w:tblCellSpacing w:w="15" w:type="dxa"/>
                </w:trPr>
                <w:tc>
                  <w:tcPr>
                    <w:tcW w:w="50" w:type="pct"/>
                    <w:hideMark/>
                  </w:tcPr>
                  <w:p w14:paraId="5EBFE6F5" w14:textId="77777777" w:rsidR="00257CB0" w:rsidRDefault="00257CB0">
                    <w:pPr>
                      <w:pStyle w:val="Bibliography"/>
                      <w:rPr>
                        <w:noProof/>
                      </w:rPr>
                    </w:pPr>
                    <w:r>
                      <w:rPr>
                        <w:noProof/>
                      </w:rPr>
                      <w:t xml:space="preserve">[14] </w:t>
                    </w:r>
                  </w:p>
                </w:tc>
                <w:tc>
                  <w:tcPr>
                    <w:tcW w:w="0" w:type="auto"/>
                    <w:hideMark/>
                  </w:tcPr>
                  <w:p w14:paraId="030C32DA" w14:textId="77777777" w:rsidR="00257CB0" w:rsidRPr="00983543" w:rsidRDefault="00257CB0">
                    <w:pPr>
                      <w:pStyle w:val="Bibliography"/>
                      <w:rPr>
                        <w:noProof/>
                        <w:lang w:val="en-US"/>
                      </w:rPr>
                    </w:pPr>
                    <w:r w:rsidRPr="00983543">
                      <w:rPr>
                        <w:noProof/>
                        <w:lang w:val="en-US"/>
                      </w:rPr>
                      <w:t>B. Williams, G. Narasimham, T. P. McNamara, T. H. Carr, J. J. Rieser und B. Bodenheimer, „Updating orientation in large virtual environments using scaled translational gain,“ 2006.</w:t>
                    </w:r>
                  </w:p>
                </w:tc>
              </w:tr>
              <w:tr w:rsidR="00257CB0" w:rsidRPr="00983543" w14:paraId="71D520FF" w14:textId="77777777">
                <w:trPr>
                  <w:divId w:val="529538007"/>
                  <w:tblCellSpacing w:w="15" w:type="dxa"/>
                </w:trPr>
                <w:tc>
                  <w:tcPr>
                    <w:tcW w:w="50" w:type="pct"/>
                    <w:hideMark/>
                  </w:tcPr>
                  <w:p w14:paraId="6BB6AD46" w14:textId="77777777" w:rsidR="00257CB0" w:rsidRDefault="00257CB0">
                    <w:pPr>
                      <w:pStyle w:val="Bibliography"/>
                      <w:rPr>
                        <w:noProof/>
                      </w:rPr>
                    </w:pPr>
                    <w:r>
                      <w:rPr>
                        <w:noProof/>
                      </w:rPr>
                      <w:t xml:space="preserve">[15] </w:t>
                    </w:r>
                  </w:p>
                </w:tc>
                <w:tc>
                  <w:tcPr>
                    <w:tcW w:w="0" w:type="auto"/>
                    <w:hideMark/>
                  </w:tcPr>
                  <w:p w14:paraId="5A2252F3" w14:textId="77777777" w:rsidR="00257CB0" w:rsidRPr="00983543" w:rsidRDefault="00257CB0">
                    <w:pPr>
                      <w:pStyle w:val="Bibliography"/>
                      <w:rPr>
                        <w:noProof/>
                        <w:lang w:val="en-US"/>
                      </w:rPr>
                    </w:pPr>
                    <w:r w:rsidRPr="00983543">
                      <w:rPr>
                        <w:noProof/>
                        <w:lang w:val="en-US"/>
                      </w:rPr>
                      <w:t>F. Steinicke, G. Bruder, J. Jerald, H. Frenz und M. Lappe, „Analyses of Human Sensitivity to Redirected Walking,“ 2008.</w:t>
                    </w:r>
                  </w:p>
                </w:tc>
              </w:tr>
              <w:tr w:rsidR="00257CB0" w:rsidRPr="00983543" w14:paraId="4C3CA506" w14:textId="77777777">
                <w:trPr>
                  <w:divId w:val="529538007"/>
                  <w:tblCellSpacing w:w="15" w:type="dxa"/>
                </w:trPr>
                <w:tc>
                  <w:tcPr>
                    <w:tcW w:w="50" w:type="pct"/>
                    <w:hideMark/>
                  </w:tcPr>
                  <w:p w14:paraId="185FC5FC" w14:textId="77777777" w:rsidR="00257CB0" w:rsidRDefault="00257CB0">
                    <w:pPr>
                      <w:pStyle w:val="Bibliography"/>
                      <w:rPr>
                        <w:noProof/>
                      </w:rPr>
                    </w:pPr>
                    <w:r>
                      <w:rPr>
                        <w:noProof/>
                      </w:rPr>
                      <w:t xml:space="preserve">[16] </w:t>
                    </w:r>
                  </w:p>
                </w:tc>
                <w:tc>
                  <w:tcPr>
                    <w:tcW w:w="0" w:type="auto"/>
                    <w:hideMark/>
                  </w:tcPr>
                  <w:p w14:paraId="2D3B0507" w14:textId="77777777" w:rsidR="00257CB0" w:rsidRPr="00983543" w:rsidRDefault="00257CB0">
                    <w:pPr>
                      <w:pStyle w:val="Bibliography"/>
                      <w:rPr>
                        <w:noProof/>
                        <w:lang w:val="en-US"/>
                      </w:rPr>
                    </w:pPr>
                    <w:r w:rsidRPr="00983543">
                      <w:rPr>
                        <w:noProof/>
                        <w:lang w:val="en-US"/>
                      </w:rPr>
                      <w:t>F. Steinicke, G. Bruder, T. Ropinski und K. Hinrichs, „Moving Towards Generally Applicable Redirected Walking,“ 2008.</w:t>
                    </w:r>
                  </w:p>
                </w:tc>
              </w:tr>
              <w:tr w:rsidR="00257CB0" w:rsidRPr="00983543" w14:paraId="585E9ED6" w14:textId="77777777">
                <w:trPr>
                  <w:divId w:val="529538007"/>
                  <w:tblCellSpacing w:w="15" w:type="dxa"/>
                </w:trPr>
                <w:tc>
                  <w:tcPr>
                    <w:tcW w:w="50" w:type="pct"/>
                    <w:hideMark/>
                  </w:tcPr>
                  <w:p w14:paraId="4D93BBF5" w14:textId="77777777" w:rsidR="00257CB0" w:rsidRDefault="00257CB0">
                    <w:pPr>
                      <w:pStyle w:val="Bibliography"/>
                      <w:rPr>
                        <w:noProof/>
                      </w:rPr>
                    </w:pPr>
                    <w:r>
                      <w:rPr>
                        <w:noProof/>
                      </w:rPr>
                      <w:lastRenderedPageBreak/>
                      <w:t xml:space="preserve">[17] </w:t>
                    </w:r>
                  </w:p>
                </w:tc>
                <w:tc>
                  <w:tcPr>
                    <w:tcW w:w="0" w:type="auto"/>
                    <w:hideMark/>
                  </w:tcPr>
                  <w:p w14:paraId="379E8B9C" w14:textId="77777777" w:rsidR="00257CB0" w:rsidRPr="00983543" w:rsidRDefault="00257CB0">
                    <w:pPr>
                      <w:pStyle w:val="Bibliography"/>
                      <w:rPr>
                        <w:noProof/>
                        <w:lang w:val="en-US"/>
                      </w:rPr>
                    </w:pPr>
                    <w:r w:rsidRPr="00983543">
                      <w:rPr>
                        <w:noProof/>
                        <w:lang w:val="en-US"/>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Bibliography"/>
                      <w:rPr>
                        <w:noProof/>
                      </w:rPr>
                    </w:pPr>
                    <w:r>
                      <w:rPr>
                        <w:noProof/>
                      </w:rPr>
                      <w:t xml:space="preserve">[18] </w:t>
                    </w:r>
                  </w:p>
                </w:tc>
                <w:tc>
                  <w:tcPr>
                    <w:tcW w:w="0" w:type="auto"/>
                    <w:hideMark/>
                  </w:tcPr>
                  <w:p w14:paraId="44FBAAA7" w14:textId="77777777" w:rsidR="00257CB0" w:rsidRDefault="00257CB0">
                    <w:pPr>
                      <w:pStyle w:val="Bibliography"/>
                      <w:rPr>
                        <w:noProof/>
                      </w:rPr>
                    </w:pPr>
                    <w:r>
                      <w:rPr>
                        <w:noProof/>
                      </w:rPr>
                      <w:t>G. Bruder, F. Steinicke und P. Wieland, „Self-Motion Illusions in Immersive Virtual Reality Environments,“ 2011.</w:t>
                    </w:r>
                  </w:p>
                </w:tc>
              </w:tr>
              <w:tr w:rsidR="00257CB0" w:rsidRPr="00983543" w14:paraId="60015F0D" w14:textId="77777777">
                <w:trPr>
                  <w:divId w:val="529538007"/>
                  <w:tblCellSpacing w:w="15" w:type="dxa"/>
                </w:trPr>
                <w:tc>
                  <w:tcPr>
                    <w:tcW w:w="50" w:type="pct"/>
                    <w:hideMark/>
                  </w:tcPr>
                  <w:p w14:paraId="6481F848" w14:textId="77777777" w:rsidR="00257CB0" w:rsidRDefault="00257CB0">
                    <w:pPr>
                      <w:pStyle w:val="Bibliography"/>
                      <w:rPr>
                        <w:noProof/>
                      </w:rPr>
                    </w:pPr>
                    <w:r>
                      <w:rPr>
                        <w:noProof/>
                      </w:rPr>
                      <w:t xml:space="preserve">[19] </w:t>
                    </w:r>
                  </w:p>
                </w:tc>
                <w:tc>
                  <w:tcPr>
                    <w:tcW w:w="0" w:type="auto"/>
                    <w:hideMark/>
                  </w:tcPr>
                  <w:p w14:paraId="691EDC96" w14:textId="77777777" w:rsidR="00257CB0" w:rsidRPr="00983543" w:rsidRDefault="00257CB0">
                    <w:pPr>
                      <w:pStyle w:val="Bibliography"/>
                      <w:rPr>
                        <w:noProof/>
                        <w:lang w:val="en-US"/>
                      </w:rPr>
                    </w:pPr>
                    <w:r w:rsidRPr="00983543">
                      <w:rPr>
                        <w:noProof/>
                        <w:lang w:val="en-US"/>
                      </w:rPr>
                      <w:t>F. Steinicke, G. Bruder, J. Jerald, H. Frenz und M. Lappe, „Estimation of Detection Thresholds for Redirected Walking Techniques,“ 2009.</w:t>
                    </w:r>
                  </w:p>
                </w:tc>
              </w:tr>
              <w:tr w:rsidR="00257CB0" w:rsidRPr="00983543" w14:paraId="7ABD5864" w14:textId="77777777">
                <w:trPr>
                  <w:divId w:val="529538007"/>
                  <w:tblCellSpacing w:w="15" w:type="dxa"/>
                </w:trPr>
                <w:tc>
                  <w:tcPr>
                    <w:tcW w:w="50" w:type="pct"/>
                    <w:hideMark/>
                  </w:tcPr>
                  <w:p w14:paraId="2FA85987" w14:textId="77777777" w:rsidR="00257CB0" w:rsidRDefault="00257CB0">
                    <w:pPr>
                      <w:pStyle w:val="Bibliography"/>
                      <w:rPr>
                        <w:noProof/>
                      </w:rPr>
                    </w:pPr>
                    <w:r>
                      <w:rPr>
                        <w:noProof/>
                      </w:rPr>
                      <w:t xml:space="preserve">[20] </w:t>
                    </w:r>
                  </w:p>
                </w:tc>
                <w:tc>
                  <w:tcPr>
                    <w:tcW w:w="0" w:type="auto"/>
                    <w:hideMark/>
                  </w:tcPr>
                  <w:p w14:paraId="687F67C8" w14:textId="77777777" w:rsidR="00257CB0" w:rsidRPr="00983543" w:rsidRDefault="00257CB0">
                    <w:pPr>
                      <w:pStyle w:val="Bibliography"/>
                      <w:rPr>
                        <w:noProof/>
                        <w:lang w:val="en-US"/>
                      </w:rPr>
                    </w:pPr>
                    <w:r w:rsidRPr="00983543">
                      <w:rPr>
                        <w:noProof/>
                        <w:lang w:val="en-US"/>
                      </w:rPr>
                      <w:t>F. Steinicke, G. Bruder, K. Hinrichs und A. Steed, „Gradual transitions and their effects on presence and distance estimation,“ 2009.</w:t>
                    </w:r>
                  </w:p>
                </w:tc>
              </w:tr>
              <w:tr w:rsidR="00257CB0" w:rsidRPr="00983543" w14:paraId="579EFFBE" w14:textId="77777777">
                <w:trPr>
                  <w:divId w:val="529538007"/>
                  <w:tblCellSpacing w:w="15" w:type="dxa"/>
                </w:trPr>
                <w:tc>
                  <w:tcPr>
                    <w:tcW w:w="50" w:type="pct"/>
                    <w:hideMark/>
                  </w:tcPr>
                  <w:p w14:paraId="4CF4F461" w14:textId="77777777" w:rsidR="00257CB0" w:rsidRDefault="00257CB0">
                    <w:pPr>
                      <w:pStyle w:val="Bibliography"/>
                      <w:rPr>
                        <w:noProof/>
                      </w:rPr>
                    </w:pPr>
                    <w:r>
                      <w:rPr>
                        <w:noProof/>
                      </w:rPr>
                      <w:t xml:space="preserve">[21] </w:t>
                    </w:r>
                  </w:p>
                </w:tc>
                <w:tc>
                  <w:tcPr>
                    <w:tcW w:w="0" w:type="auto"/>
                    <w:hideMark/>
                  </w:tcPr>
                  <w:p w14:paraId="6C501769" w14:textId="77777777" w:rsidR="00257CB0" w:rsidRPr="00983543" w:rsidRDefault="00257CB0">
                    <w:pPr>
                      <w:pStyle w:val="Bibliography"/>
                      <w:rPr>
                        <w:noProof/>
                        <w:lang w:val="en-US"/>
                      </w:rPr>
                    </w:pPr>
                    <w:r w:rsidRPr="00983543">
                      <w:rPr>
                        <w:noProof/>
                        <w:lang w:val="en-US"/>
                      </w:rPr>
                      <w:t>B. Williams, G. Narasimham, B. Rump und T. McNamara, „Exploring Large Virtual Environments with an HMD when Physical Space is Limited,“ 2007.</w:t>
                    </w:r>
                  </w:p>
                </w:tc>
              </w:tr>
              <w:tr w:rsidR="00257CB0" w:rsidRPr="00983543" w14:paraId="31FA8878" w14:textId="77777777">
                <w:trPr>
                  <w:divId w:val="529538007"/>
                  <w:tblCellSpacing w:w="15" w:type="dxa"/>
                </w:trPr>
                <w:tc>
                  <w:tcPr>
                    <w:tcW w:w="50" w:type="pct"/>
                    <w:hideMark/>
                  </w:tcPr>
                  <w:p w14:paraId="09C60BBF" w14:textId="77777777" w:rsidR="00257CB0" w:rsidRDefault="00257CB0">
                    <w:pPr>
                      <w:pStyle w:val="Bibliography"/>
                      <w:rPr>
                        <w:noProof/>
                      </w:rPr>
                    </w:pPr>
                    <w:r>
                      <w:rPr>
                        <w:noProof/>
                      </w:rPr>
                      <w:t xml:space="preserve">[22] </w:t>
                    </w:r>
                  </w:p>
                </w:tc>
                <w:tc>
                  <w:tcPr>
                    <w:tcW w:w="0" w:type="auto"/>
                    <w:hideMark/>
                  </w:tcPr>
                  <w:p w14:paraId="0DBD4B32" w14:textId="77777777" w:rsidR="00257CB0" w:rsidRPr="00983543" w:rsidRDefault="00257CB0">
                    <w:pPr>
                      <w:pStyle w:val="Bibliography"/>
                      <w:rPr>
                        <w:noProof/>
                        <w:lang w:val="en-US"/>
                      </w:rPr>
                    </w:pPr>
                    <w:r w:rsidRPr="00983543">
                      <w:rPr>
                        <w:noProof/>
                        <w:lang w:val="en-US"/>
                      </w:rPr>
                      <w:t>E. Suma, S. Clark, S. Finkelstein und Z. Wartell, „Leveraging Change Blindness for Redirection in Virtual Environments,“ 2011.</w:t>
                    </w:r>
                  </w:p>
                </w:tc>
              </w:tr>
              <w:tr w:rsidR="00257CB0" w:rsidRPr="00983543" w14:paraId="18092F5C" w14:textId="77777777">
                <w:trPr>
                  <w:divId w:val="529538007"/>
                  <w:tblCellSpacing w:w="15" w:type="dxa"/>
                </w:trPr>
                <w:tc>
                  <w:tcPr>
                    <w:tcW w:w="50" w:type="pct"/>
                    <w:hideMark/>
                  </w:tcPr>
                  <w:p w14:paraId="73522C1F" w14:textId="77777777" w:rsidR="00257CB0" w:rsidRDefault="00257CB0">
                    <w:pPr>
                      <w:pStyle w:val="Bibliography"/>
                      <w:rPr>
                        <w:noProof/>
                      </w:rPr>
                    </w:pPr>
                    <w:r>
                      <w:rPr>
                        <w:noProof/>
                      </w:rPr>
                      <w:t xml:space="preserve">[23] </w:t>
                    </w:r>
                  </w:p>
                </w:tc>
                <w:tc>
                  <w:tcPr>
                    <w:tcW w:w="0" w:type="auto"/>
                    <w:hideMark/>
                  </w:tcPr>
                  <w:p w14:paraId="32739ADF" w14:textId="77777777" w:rsidR="00257CB0" w:rsidRPr="00983543" w:rsidRDefault="00257CB0">
                    <w:pPr>
                      <w:pStyle w:val="Bibliography"/>
                      <w:rPr>
                        <w:noProof/>
                        <w:lang w:val="en-US"/>
                      </w:rPr>
                    </w:pPr>
                    <w:r w:rsidRPr="00983543">
                      <w:rPr>
                        <w:noProof/>
                        <w:lang w:val="en-US"/>
                      </w:rPr>
                      <w:t>D. Simons, „Current Approaches to Change Blindness,“ 2000.</w:t>
                    </w:r>
                  </w:p>
                </w:tc>
              </w:tr>
              <w:tr w:rsidR="00257CB0" w:rsidRPr="00983543" w14:paraId="25144995" w14:textId="77777777">
                <w:trPr>
                  <w:divId w:val="529538007"/>
                  <w:tblCellSpacing w:w="15" w:type="dxa"/>
                </w:trPr>
                <w:tc>
                  <w:tcPr>
                    <w:tcW w:w="50" w:type="pct"/>
                    <w:hideMark/>
                  </w:tcPr>
                  <w:p w14:paraId="336AA7CD" w14:textId="77777777" w:rsidR="00257CB0" w:rsidRDefault="00257CB0">
                    <w:pPr>
                      <w:pStyle w:val="Bibliography"/>
                      <w:rPr>
                        <w:noProof/>
                      </w:rPr>
                    </w:pPr>
                    <w:r>
                      <w:rPr>
                        <w:noProof/>
                      </w:rPr>
                      <w:t xml:space="preserve">[24] </w:t>
                    </w:r>
                  </w:p>
                </w:tc>
                <w:tc>
                  <w:tcPr>
                    <w:tcW w:w="0" w:type="auto"/>
                    <w:hideMark/>
                  </w:tcPr>
                  <w:p w14:paraId="1DB432F9" w14:textId="77777777" w:rsidR="00257CB0" w:rsidRPr="00983543" w:rsidRDefault="00257CB0">
                    <w:pPr>
                      <w:pStyle w:val="Bibliography"/>
                      <w:rPr>
                        <w:noProof/>
                        <w:lang w:val="en-US"/>
                      </w:rPr>
                    </w:pPr>
                    <w:r w:rsidRPr="00983543">
                      <w:rPr>
                        <w:noProof/>
                        <w:lang w:val="en-US"/>
                      </w:rPr>
                      <w:t>N. C. Nilsson, S. Serafin, M. H. Laursen, R. Nordahl, K. S. Pedersen und E. Sikström, „Tapping-In-Place: Increasing the Naturalness of Immersive Walking-In-Place Locomotion Through Novel Gestural Input,“ 2013.</w:t>
                    </w:r>
                  </w:p>
                </w:tc>
              </w:tr>
              <w:tr w:rsidR="00257CB0" w:rsidRPr="00983543" w14:paraId="24717417" w14:textId="77777777">
                <w:trPr>
                  <w:divId w:val="529538007"/>
                  <w:tblCellSpacing w:w="15" w:type="dxa"/>
                </w:trPr>
                <w:tc>
                  <w:tcPr>
                    <w:tcW w:w="50" w:type="pct"/>
                    <w:hideMark/>
                  </w:tcPr>
                  <w:p w14:paraId="1657ABC7" w14:textId="77777777" w:rsidR="00257CB0" w:rsidRDefault="00257CB0">
                    <w:pPr>
                      <w:pStyle w:val="Bibliography"/>
                      <w:rPr>
                        <w:noProof/>
                      </w:rPr>
                    </w:pPr>
                    <w:r>
                      <w:rPr>
                        <w:noProof/>
                      </w:rPr>
                      <w:t xml:space="preserve">[25] </w:t>
                    </w:r>
                  </w:p>
                </w:tc>
                <w:tc>
                  <w:tcPr>
                    <w:tcW w:w="0" w:type="auto"/>
                    <w:hideMark/>
                  </w:tcPr>
                  <w:p w14:paraId="3C65B22E" w14:textId="77777777" w:rsidR="00257CB0" w:rsidRPr="00983543" w:rsidRDefault="00257CB0">
                    <w:pPr>
                      <w:pStyle w:val="Bibliography"/>
                      <w:rPr>
                        <w:noProof/>
                        <w:lang w:val="en-US"/>
                      </w:rPr>
                    </w:pPr>
                    <w:r w:rsidRPr="00983543">
                      <w:rPr>
                        <w:noProof/>
                        <w:lang w:val="en-US"/>
                      </w:rPr>
                      <w:t>B. Williams, S. Bailey, G. Narasimham, M. Li und B. Bodenheimer, „Evaluation of Walking in Place on a Wii Balance Board to Explore a Virtual Environment,“ 2011.</w:t>
                    </w:r>
                  </w:p>
                </w:tc>
              </w:tr>
              <w:tr w:rsidR="00257CB0" w:rsidRPr="00983543" w14:paraId="6A31AD94" w14:textId="77777777">
                <w:trPr>
                  <w:divId w:val="529538007"/>
                  <w:tblCellSpacing w:w="15" w:type="dxa"/>
                </w:trPr>
                <w:tc>
                  <w:tcPr>
                    <w:tcW w:w="50" w:type="pct"/>
                    <w:hideMark/>
                  </w:tcPr>
                  <w:p w14:paraId="2F7F66FB" w14:textId="77777777" w:rsidR="00257CB0" w:rsidRDefault="00257CB0">
                    <w:pPr>
                      <w:pStyle w:val="Bibliography"/>
                      <w:rPr>
                        <w:noProof/>
                      </w:rPr>
                    </w:pPr>
                    <w:r>
                      <w:rPr>
                        <w:noProof/>
                      </w:rPr>
                      <w:t xml:space="preserve">[26] </w:t>
                    </w:r>
                  </w:p>
                </w:tc>
                <w:tc>
                  <w:tcPr>
                    <w:tcW w:w="0" w:type="auto"/>
                    <w:hideMark/>
                  </w:tcPr>
                  <w:p w14:paraId="459E6FBE" w14:textId="77777777" w:rsidR="00257CB0" w:rsidRPr="00983543" w:rsidRDefault="00257CB0">
                    <w:pPr>
                      <w:pStyle w:val="Bibliography"/>
                      <w:rPr>
                        <w:noProof/>
                        <w:lang w:val="en-US"/>
                      </w:rPr>
                    </w:pPr>
                    <w:r w:rsidRPr="00983543">
                      <w:rPr>
                        <w:noProof/>
                        <w:lang w:val="en-US"/>
                      </w:rPr>
                      <w:t>M. Slater, M. Usoh und A. Steed, „Taking Steps: The Influence of a Walking´Technique on Presence in Virtual Reality,“ 1995.</w:t>
                    </w:r>
                  </w:p>
                </w:tc>
              </w:tr>
              <w:tr w:rsidR="00257CB0" w:rsidRPr="00983543" w14:paraId="179565CE" w14:textId="77777777">
                <w:trPr>
                  <w:divId w:val="529538007"/>
                  <w:tblCellSpacing w:w="15" w:type="dxa"/>
                </w:trPr>
                <w:tc>
                  <w:tcPr>
                    <w:tcW w:w="50" w:type="pct"/>
                    <w:hideMark/>
                  </w:tcPr>
                  <w:p w14:paraId="0EDCF3A4" w14:textId="77777777" w:rsidR="00257CB0" w:rsidRDefault="00257CB0">
                    <w:pPr>
                      <w:pStyle w:val="Bibliography"/>
                      <w:rPr>
                        <w:noProof/>
                      </w:rPr>
                    </w:pPr>
                    <w:r>
                      <w:rPr>
                        <w:noProof/>
                      </w:rPr>
                      <w:t xml:space="preserve">[27] </w:t>
                    </w:r>
                  </w:p>
                </w:tc>
                <w:tc>
                  <w:tcPr>
                    <w:tcW w:w="0" w:type="auto"/>
                    <w:hideMark/>
                  </w:tcPr>
                  <w:p w14:paraId="4D7B8B22" w14:textId="77777777" w:rsidR="00257CB0" w:rsidRPr="00983543" w:rsidRDefault="00257CB0">
                    <w:pPr>
                      <w:pStyle w:val="Bibliography"/>
                      <w:rPr>
                        <w:noProof/>
                        <w:lang w:val="en-US"/>
                      </w:rPr>
                    </w:pPr>
                    <w:r w:rsidRPr="00983543">
                      <w:rPr>
                        <w:noProof/>
                        <w:lang w:val="en-US"/>
                      </w:rPr>
                      <w:t>D. Zielinski, R. McMahan und R. Brady, „Shadow Walking: an Unencumbered Locomotion Technique for Systems with Under-floor Projection,“ 2011.</w:t>
                    </w:r>
                  </w:p>
                </w:tc>
              </w:tr>
              <w:tr w:rsidR="00257CB0" w:rsidRPr="00983543" w14:paraId="2E9A1ABD" w14:textId="77777777">
                <w:trPr>
                  <w:divId w:val="529538007"/>
                  <w:tblCellSpacing w:w="15" w:type="dxa"/>
                </w:trPr>
                <w:tc>
                  <w:tcPr>
                    <w:tcW w:w="50" w:type="pct"/>
                    <w:hideMark/>
                  </w:tcPr>
                  <w:p w14:paraId="596F4A21" w14:textId="77777777" w:rsidR="00257CB0" w:rsidRDefault="00257CB0">
                    <w:pPr>
                      <w:pStyle w:val="Bibliography"/>
                      <w:rPr>
                        <w:noProof/>
                      </w:rPr>
                    </w:pPr>
                    <w:r>
                      <w:rPr>
                        <w:noProof/>
                      </w:rPr>
                      <w:t xml:space="preserve">[28] </w:t>
                    </w:r>
                  </w:p>
                </w:tc>
                <w:tc>
                  <w:tcPr>
                    <w:tcW w:w="0" w:type="auto"/>
                    <w:hideMark/>
                  </w:tcPr>
                  <w:p w14:paraId="1D7BB9F8" w14:textId="77777777" w:rsidR="00257CB0" w:rsidRPr="00983543" w:rsidRDefault="00257CB0">
                    <w:pPr>
                      <w:pStyle w:val="Bibliography"/>
                      <w:rPr>
                        <w:noProof/>
                        <w:lang w:val="en-US"/>
                      </w:rPr>
                    </w:pPr>
                    <w:r w:rsidRPr="00983543">
                      <w:rPr>
                        <w:noProof/>
                        <w:lang w:val="en-US"/>
                      </w:rPr>
                      <w:t>J. Lee, S. C. Ahn und J. Hwang, „A Walking-in-Place Method for Virtual Reality Using Position and Orientation Tracking,“ 2018.</w:t>
                    </w:r>
                  </w:p>
                </w:tc>
              </w:tr>
              <w:tr w:rsidR="00257CB0" w:rsidRPr="00983543" w14:paraId="2B85CE8E" w14:textId="77777777">
                <w:trPr>
                  <w:divId w:val="529538007"/>
                  <w:tblCellSpacing w:w="15" w:type="dxa"/>
                </w:trPr>
                <w:tc>
                  <w:tcPr>
                    <w:tcW w:w="50" w:type="pct"/>
                    <w:hideMark/>
                  </w:tcPr>
                  <w:p w14:paraId="69008E9D" w14:textId="77777777" w:rsidR="00257CB0" w:rsidRDefault="00257CB0">
                    <w:pPr>
                      <w:pStyle w:val="Bibliography"/>
                      <w:rPr>
                        <w:noProof/>
                      </w:rPr>
                    </w:pPr>
                    <w:r>
                      <w:rPr>
                        <w:noProof/>
                      </w:rPr>
                      <w:t xml:space="preserve">[29] </w:t>
                    </w:r>
                  </w:p>
                </w:tc>
                <w:tc>
                  <w:tcPr>
                    <w:tcW w:w="0" w:type="auto"/>
                    <w:hideMark/>
                  </w:tcPr>
                  <w:p w14:paraId="556C0197" w14:textId="77777777" w:rsidR="00257CB0" w:rsidRPr="00983543" w:rsidRDefault="00257CB0">
                    <w:pPr>
                      <w:pStyle w:val="Bibliography"/>
                      <w:rPr>
                        <w:noProof/>
                        <w:lang w:val="en-US"/>
                      </w:rPr>
                    </w:pPr>
                    <w:r w:rsidRPr="00983543">
                      <w:rPr>
                        <w:noProof/>
                        <w:lang w:val="en-US"/>
                      </w:rPr>
                      <w:t>F. Buttussi und L. Chittaro, „Locomotion in Place in Virtual Reality: A Comparative Evaluation of Joystick, Teleport, and Leaning,“ 2020.</w:t>
                    </w:r>
                  </w:p>
                </w:tc>
              </w:tr>
              <w:tr w:rsidR="00257CB0" w:rsidRPr="00983543" w14:paraId="4DA54957" w14:textId="77777777">
                <w:trPr>
                  <w:divId w:val="529538007"/>
                  <w:tblCellSpacing w:w="15" w:type="dxa"/>
                </w:trPr>
                <w:tc>
                  <w:tcPr>
                    <w:tcW w:w="50" w:type="pct"/>
                    <w:hideMark/>
                  </w:tcPr>
                  <w:p w14:paraId="4751E91D" w14:textId="77777777" w:rsidR="00257CB0" w:rsidRDefault="00257CB0">
                    <w:pPr>
                      <w:pStyle w:val="Bibliography"/>
                      <w:rPr>
                        <w:noProof/>
                      </w:rPr>
                    </w:pPr>
                    <w:r>
                      <w:rPr>
                        <w:noProof/>
                      </w:rPr>
                      <w:t xml:space="preserve">[30] </w:t>
                    </w:r>
                  </w:p>
                </w:tc>
                <w:tc>
                  <w:tcPr>
                    <w:tcW w:w="0" w:type="auto"/>
                    <w:hideMark/>
                  </w:tcPr>
                  <w:p w14:paraId="2C68DAF9" w14:textId="77777777" w:rsidR="00257CB0" w:rsidRPr="00983543" w:rsidRDefault="00257CB0">
                    <w:pPr>
                      <w:pStyle w:val="Bibliography"/>
                      <w:rPr>
                        <w:noProof/>
                        <w:lang w:val="en-US"/>
                      </w:rPr>
                    </w:pPr>
                    <w:r w:rsidRPr="00983543">
                      <w:rPr>
                        <w:noProof/>
                        <w:lang w:val="en-US"/>
                      </w:rPr>
                      <w:t>M. P. Jacob Habgood, D. Moore, D. Wilson und S. Alapont, „Rapid, Continuous Movement Between Nodes as an Accessible Virtual Reality Locomotion Technique,“ 2018.</w:t>
                    </w:r>
                  </w:p>
                </w:tc>
              </w:tr>
              <w:tr w:rsidR="00257CB0" w:rsidRPr="00983543" w14:paraId="6ABC25C8" w14:textId="77777777">
                <w:trPr>
                  <w:divId w:val="529538007"/>
                  <w:tblCellSpacing w:w="15" w:type="dxa"/>
                </w:trPr>
                <w:tc>
                  <w:tcPr>
                    <w:tcW w:w="50" w:type="pct"/>
                    <w:hideMark/>
                  </w:tcPr>
                  <w:p w14:paraId="58FB6200" w14:textId="77777777" w:rsidR="00257CB0" w:rsidRDefault="00257CB0">
                    <w:pPr>
                      <w:pStyle w:val="Bibliography"/>
                      <w:rPr>
                        <w:noProof/>
                      </w:rPr>
                    </w:pPr>
                    <w:r>
                      <w:rPr>
                        <w:noProof/>
                      </w:rPr>
                      <w:t xml:space="preserve">[31] </w:t>
                    </w:r>
                  </w:p>
                </w:tc>
                <w:tc>
                  <w:tcPr>
                    <w:tcW w:w="0" w:type="auto"/>
                    <w:hideMark/>
                  </w:tcPr>
                  <w:p w14:paraId="3EEB7A35" w14:textId="77777777" w:rsidR="00257CB0" w:rsidRPr="00983543" w:rsidRDefault="00257CB0">
                    <w:pPr>
                      <w:pStyle w:val="Bibliography"/>
                      <w:rPr>
                        <w:noProof/>
                        <w:lang w:val="en-US"/>
                      </w:rPr>
                    </w:pPr>
                    <w:r w:rsidRPr="00983543">
                      <w:rPr>
                        <w:noProof/>
                        <w:lang w:val="en-US"/>
                      </w:rPr>
                      <w:t>L. A. Cherep, A. Lim, J. W. Kelly und A. Ostrander, „Spatial cognitive implications of teleporting through virtual environments,“ 2020.</w:t>
                    </w:r>
                  </w:p>
                </w:tc>
              </w:tr>
              <w:tr w:rsidR="00257CB0" w:rsidRPr="00983543" w14:paraId="7BF0E496" w14:textId="77777777">
                <w:trPr>
                  <w:divId w:val="529538007"/>
                  <w:tblCellSpacing w:w="15" w:type="dxa"/>
                </w:trPr>
                <w:tc>
                  <w:tcPr>
                    <w:tcW w:w="50" w:type="pct"/>
                    <w:hideMark/>
                  </w:tcPr>
                  <w:p w14:paraId="4F026463" w14:textId="77777777" w:rsidR="00257CB0" w:rsidRDefault="00257CB0">
                    <w:pPr>
                      <w:pStyle w:val="Bibliography"/>
                      <w:rPr>
                        <w:noProof/>
                      </w:rPr>
                    </w:pPr>
                    <w:r>
                      <w:rPr>
                        <w:noProof/>
                      </w:rPr>
                      <w:t xml:space="preserve">[32] </w:t>
                    </w:r>
                  </w:p>
                </w:tc>
                <w:tc>
                  <w:tcPr>
                    <w:tcW w:w="0" w:type="auto"/>
                    <w:hideMark/>
                  </w:tcPr>
                  <w:p w14:paraId="29D21809" w14:textId="77777777" w:rsidR="00257CB0" w:rsidRPr="00983543" w:rsidRDefault="00257CB0">
                    <w:pPr>
                      <w:pStyle w:val="Bibliography"/>
                      <w:rPr>
                        <w:noProof/>
                        <w:lang w:val="en-US"/>
                      </w:rPr>
                    </w:pPr>
                    <w:r w:rsidRPr="00983543">
                      <w:rPr>
                        <w:noProof/>
                        <w:lang w:val="en-US"/>
                      </w:rPr>
                      <w:t>M. P. J. Habgood, D. Moore, D. WIlson und S. Alapont, „Rapid, Continuous Movement Between Nodes as an Accessible Virtual Reality Locomotion Technique,“ 2018.</w:t>
                    </w:r>
                  </w:p>
                </w:tc>
              </w:tr>
              <w:tr w:rsidR="00257CB0" w:rsidRPr="00983543" w14:paraId="72B75160" w14:textId="77777777">
                <w:trPr>
                  <w:divId w:val="529538007"/>
                  <w:tblCellSpacing w:w="15" w:type="dxa"/>
                </w:trPr>
                <w:tc>
                  <w:tcPr>
                    <w:tcW w:w="50" w:type="pct"/>
                    <w:hideMark/>
                  </w:tcPr>
                  <w:p w14:paraId="637E4E18" w14:textId="77777777" w:rsidR="00257CB0" w:rsidRDefault="00257CB0">
                    <w:pPr>
                      <w:pStyle w:val="Bibliography"/>
                      <w:rPr>
                        <w:noProof/>
                      </w:rPr>
                    </w:pPr>
                    <w:r>
                      <w:rPr>
                        <w:noProof/>
                      </w:rPr>
                      <w:t xml:space="preserve">[33] </w:t>
                    </w:r>
                  </w:p>
                </w:tc>
                <w:tc>
                  <w:tcPr>
                    <w:tcW w:w="0" w:type="auto"/>
                    <w:hideMark/>
                  </w:tcPr>
                  <w:p w14:paraId="7F86D571" w14:textId="77777777" w:rsidR="00257CB0" w:rsidRPr="00983543" w:rsidRDefault="00257CB0">
                    <w:pPr>
                      <w:pStyle w:val="Bibliography"/>
                      <w:rPr>
                        <w:noProof/>
                        <w:lang w:val="en-US"/>
                      </w:rPr>
                    </w:pPr>
                    <w:r w:rsidRPr="00983543">
                      <w:rPr>
                        <w:noProof/>
                        <w:lang w:val="en-US"/>
                      </w:rPr>
                      <w:t>F. Buttussi und L. Chittaro, „Locomotion in Place in Virtual Reality: A Comparative Evaluation of Joystick, Teleport, and Leaning,“ 2019.</w:t>
                    </w:r>
                  </w:p>
                </w:tc>
              </w:tr>
              <w:tr w:rsidR="00257CB0" w:rsidRPr="00983543" w14:paraId="0A0FFBA4" w14:textId="77777777">
                <w:trPr>
                  <w:divId w:val="529538007"/>
                  <w:tblCellSpacing w:w="15" w:type="dxa"/>
                </w:trPr>
                <w:tc>
                  <w:tcPr>
                    <w:tcW w:w="50" w:type="pct"/>
                    <w:hideMark/>
                  </w:tcPr>
                  <w:p w14:paraId="7DB9BD7E" w14:textId="77777777" w:rsidR="00257CB0" w:rsidRDefault="00257CB0">
                    <w:pPr>
                      <w:pStyle w:val="Bibliography"/>
                      <w:rPr>
                        <w:noProof/>
                      </w:rPr>
                    </w:pPr>
                    <w:r>
                      <w:rPr>
                        <w:noProof/>
                      </w:rPr>
                      <w:lastRenderedPageBreak/>
                      <w:t xml:space="preserve">[34] </w:t>
                    </w:r>
                  </w:p>
                </w:tc>
                <w:tc>
                  <w:tcPr>
                    <w:tcW w:w="0" w:type="auto"/>
                    <w:hideMark/>
                  </w:tcPr>
                  <w:p w14:paraId="59A78115" w14:textId="77777777" w:rsidR="00257CB0" w:rsidRPr="00983543" w:rsidRDefault="00257CB0">
                    <w:pPr>
                      <w:pStyle w:val="Bibliography"/>
                      <w:rPr>
                        <w:noProof/>
                        <w:lang w:val="en-US"/>
                      </w:rPr>
                    </w:pPr>
                    <w:r w:rsidRPr="00983543">
                      <w:rPr>
                        <w:noProof/>
                        <w:lang w:val="en-US"/>
                      </w:rPr>
                      <w:t>P. T. Wilson, W. Kalescky, A. MacLaughlin und B. Williams, „VR Locomotion: Walking&gt;Walking in Place&gt;Arm Swinging,“ 2016.</w:t>
                    </w:r>
                  </w:p>
                </w:tc>
              </w:tr>
              <w:tr w:rsidR="00257CB0" w:rsidRPr="00983543" w14:paraId="1FA49E4C" w14:textId="77777777">
                <w:trPr>
                  <w:divId w:val="529538007"/>
                  <w:tblCellSpacing w:w="15" w:type="dxa"/>
                </w:trPr>
                <w:tc>
                  <w:tcPr>
                    <w:tcW w:w="50" w:type="pct"/>
                    <w:hideMark/>
                  </w:tcPr>
                  <w:p w14:paraId="22358378" w14:textId="77777777" w:rsidR="00257CB0" w:rsidRDefault="00257CB0">
                    <w:pPr>
                      <w:pStyle w:val="Bibliography"/>
                      <w:rPr>
                        <w:noProof/>
                      </w:rPr>
                    </w:pPr>
                    <w:r>
                      <w:rPr>
                        <w:noProof/>
                      </w:rPr>
                      <w:t xml:space="preserve">[35] </w:t>
                    </w:r>
                  </w:p>
                </w:tc>
                <w:tc>
                  <w:tcPr>
                    <w:tcW w:w="0" w:type="auto"/>
                    <w:hideMark/>
                  </w:tcPr>
                  <w:p w14:paraId="7A01519B" w14:textId="77777777" w:rsidR="00257CB0" w:rsidRPr="00983543" w:rsidRDefault="00257CB0">
                    <w:pPr>
                      <w:pStyle w:val="Bibliography"/>
                      <w:rPr>
                        <w:noProof/>
                        <w:lang w:val="en-US"/>
                      </w:rPr>
                    </w:pPr>
                    <w:r w:rsidRPr="00983543">
                      <w:rPr>
                        <w:noProof/>
                        <w:lang w:val="en-US"/>
                      </w:rPr>
                      <w:t>D. Zielasko, S. Horn, S. Freitag, B. Weyers und T. Kuhlen, „Evaluation of Hands-Free HMD-Based Navigation Techniques for Immersive Data Analysis,“ 2016.</w:t>
                    </w:r>
                  </w:p>
                </w:tc>
              </w:tr>
              <w:tr w:rsidR="00257CB0" w:rsidRPr="00983543" w14:paraId="36915038" w14:textId="77777777">
                <w:trPr>
                  <w:divId w:val="529538007"/>
                  <w:tblCellSpacing w:w="15" w:type="dxa"/>
                </w:trPr>
                <w:tc>
                  <w:tcPr>
                    <w:tcW w:w="50" w:type="pct"/>
                    <w:hideMark/>
                  </w:tcPr>
                  <w:p w14:paraId="09598E2C" w14:textId="77777777" w:rsidR="00257CB0" w:rsidRDefault="00257CB0">
                    <w:pPr>
                      <w:pStyle w:val="Bibliography"/>
                      <w:rPr>
                        <w:noProof/>
                      </w:rPr>
                    </w:pPr>
                    <w:r>
                      <w:rPr>
                        <w:noProof/>
                      </w:rPr>
                      <w:t xml:space="preserve">[36] </w:t>
                    </w:r>
                  </w:p>
                </w:tc>
                <w:tc>
                  <w:tcPr>
                    <w:tcW w:w="0" w:type="auto"/>
                    <w:hideMark/>
                  </w:tcPr>
                  <w:p w14:paraId="4BAFE92D" w14:textId="77777777" w:rsidR="00257CB0" w:rsidRPr="00983543" w:rsidRDefault="00257CB0">
                    <w:pPr>
                      <w:pStyle w:val="Bibliography"/>
                      <w:rPr>
                        <w:noProof/>
                        <w:lang w:val="en-US"/>
                      </w:rPr>
                    </w:pPr>
                    <w:r w:rsidRPr="00983543">
                      <w:rPr>
                        <w:noProof/>
                        <w:lang w:val="en-US"/>
                      </w:rPr>
                      <w:t>A. Harris, K. Nguyen, P. T. Wilson, M. Jackoski und B. Williams, „Human Joystick: Wii-Leaning to Translate in Large Virtual Environments,“ 2014.</w:t>
                    </w:r>
                  </w:p>
                </w:tc>
              </w:tr>
              <w:tr w:rsidR="00257CB0" w:rsidRPr="00983543" w14:paraId="5318811D" w14:textId="77777777">
                <w:trPr>
                  <w:divId w:val="529538007"/>
                  <w:tblCellSpacing w:w="15" w:type="dxa"/>
                </w:trPr>
                <w:tc>
                  <w:tcPr>
                    <w:tcW w:w="50" w:type="pct"/>
                    <w:hideMark/>
                  </w:tcPr>
                  <w:p w14:paraId="7FBF4B42" w14:textId="77777777" w:rsidR="00257CB0" w:rsidRDefault="00257CB0">
                    <w:pPr>
                      <w:pStyle w:val="Bibliography"/>
                      <w:rPr>
                        <w:noProof/>
                      </w:rPr>
                    </w:pPr>
                    <w:r>
                      <w:rPr>
                        <w:noProof/>
                      </w:rPr>
                      <w:t xml:space="preserve">[37] </w:t>
                    </w:r>
                  </w:p>
                </w:tc>
                <w:tc>
                  <w:tcPr>
                    <w:tcW w:w="0" w:type="auto"/>
                    <w:hideMark/>
                  </w:tcPr>
                  <w:p w14:paraId="68B717CA" w14:textId="77777777" w:rsidR="00257CB0" w:rsidRPr="00983543" w:rsidRDefault="00257CB0">
                    <w:pPr>
                      <w:pStyle w:val="Bibliography"/>
                      <w:rPr>
                        <w:noProof/>
                        <w:lang w:val="en-US"/>
                      </w:rPr>
                    </w:pPr>
                    <w:r w:rsidRPr="00983543">
                      <w:rPr>
                        <w:noProof/>
                        <w:lang w:val="en-US"/>
                      </w:rPr>
                      <w:t>A. Kitson, A. M. Hashemian, E. R. Stepanova, E. Kruijf und B. E. Riecke, „Comparing Leaning-Based Motion Cueing Interfaces for Virtual Reality Locomotion,“ 2017.</w:t>
                    </w:r>
                  </w:p>
                </w:tc>
              </w:tr>
              <w:tr w:rsidR="00257CB0" w:rsidRPr="00983543" w14:paraId="2D8BF972" w14:textId="77777777">
                <w:trPr>
                  <w:divId w:val="529538007"/>
                  <w:tblCellSpacing w:w="15" w:type="dxa"/>
                </w:trPr>
                <w:tc>
                  <w:tcPr>
                    <w:tcW w:w="50" w:type="pct"/>
                    <w:hideMark/>
                  </w:tcPr>
                  <w:p w14:paraId="6E1E227A" w14:textId="77777777" w:rsidR="00257CB0" w:rsidRDefault="00257CB0">
                    <w:pPr>
                      <w:pStyle w:val="Bibliography"/>
                      <w:rPr>
                        <w:noProof/>
                      </w:rPr>
                    </w:pPr>
                    <w:r>
                      <w:rPr>
                        <w:noProof/>
                      </w:rPr>
                      <w:t xml:space="preserve">[38] </w:t>
                    </w:r>
                  </w:p>
                </w:tc>
                <w:tc>
                  <w:tcPr>
                    <w:tcW w:w="0" w:type="auto"/>
                    <w:hideMark/>
                  </w:tcPr>
                  <w:p w14:paraId="151DA692" w14:textId="77777777" w:rsidR="00257CB0" w:rsidRPr="00983543" w:rsidRDefault="00257CB0">
                    <w:pPr>
                      <w:pStyle w:val="Bibliography"/>
                      <w:rPr>
                        <w:noProof/>
                        <w:lang w:val="en-US"/>
                      </w:rPr>
                    </w:pPr>
                    <w:r w:rsidRPr="00983543">
                      <w:rPr>
                        <w:noProof/>
                        <w:lang w:val="en-US"/>
                      </w:rPr>
                      <w:t>Z. Wang, H. Wei, K. Zhang und L. Xie, „Real Walking in Place: HEX-CORE-PROTOTYPE Omnidirectional Treadmill,“ 2020.</w:t>
                    </w:r>
                  </w:p>
                </w:tc>
              </w:tr>
              <w:tr w:rsidR="00257CB0" w:rsidRPr="00983543" w14:paraId="56E3A64C" w14:textId="77777777">
                <w:trPr>
                  <w:divId w:val="529538007"/>
                  <w:tblCellSpacing w:w="15" w:type="dxa"/>
                </w:trPr>
                <w:tc>
                  <w:tcPr>
                    <w:tcW w:w="50" w:type="pct"/>
                    <w:hideMark/>
                  </w:tcPr>
                  <w:p w14:paraId="6DED4C0C" w14:textId="77777777" w:rsidR="00257CB0" w:rsidRDefault="00257CB0">
                    <w:pPr>
                      <w:pStyle w:val="Bibliography"/>
                      <w:rPr>
                        <w:noProof/>
                      </w:rPr>
                    </w:pPr>
                    <w:r>
                      <w:rPr>
                        <w:noProof/>
                      </w:rPr>
                      <w:t xml:space="preserve">[39] </w:t>
                    </w:r>
                  </w:p>
                </w:tc>
                <w:tc>
                  <w:tcPr>
                    <w:tcW w:w="0" w:type="auto"/>
                    <w:hideMark/>
                  </w:tcPr>
                  <w:p w14:paraId="438B6D0F" w14:textId="77777777" w:rsidR="00257CB0" w:rsidRPr="00983543" w:rsidRDefault="00257CB0">
                    <w:pPr>
                      <w:pStyle w:val="Bibliography"/>
                      <w:rPr>
                        <w:noProof/>
                        <w:lang w:val="en-US"/>
                      </w:rPr>
                    </w:pPr>
                    <w:r w:rsidRPr="00983543">
                      <w:rPr>
                        <w:noProof/>
                        <w:lang w:val="en-US"/>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Bibliography"/>
                      <w:rPr>
                        <w:noProof/>
                      </w:rPr>
                    </w:pPr>
                    <w:r>
                      <w:rPr>
                        <w:noProof/>
                      </w:rPr>
                      <w:t xml:space="preserve">[40] </w:t>
                    </w:r>
                  </w:p>
                </w:tc>
                <w:tc>
                  <w:tcPr>
                    <w:tcW w:w="0" w:type="auto"/>
                    <w:hideMark/>
                  </w:tcPr>
                  <w:p w14:paraId="346FFC78" w14:textId="77777777" w:rsidR="00257CB0" w:rsidRDefault="00257CB0">
                    <w:pPr>
                      <w:pStyle w:val="Bibliography"/>
                      <w:rPr>
                        <w:noProof/>
                      </w:rPr>
                    </w:pPr>
                    <w:r>
                      <w:rPr>
                        <w:noProof/>
                      </w:rPr>
                      <w:t xml:space="preserve">J. Wolter und E. Walther, 26 10 2016. </w:t>
                    </w:r>
                    <w:r w:rsidRPr="00983543">
                      <w:rPr>
                        <w:noProof/>
                        <w:lang w:val="en-US"/>
                      </w:rPr>
                      <w:t xml:space="preserve">[Online]. Available: https://dorsch.hogrefe.com/stichwort/konditionierung-klassische. </w:t>
                    </w:r>
                    <w:r>
                      <w:rPr>
                        <w:noProof/>
                      </w:rPr>
                      <w:t>[Zugriff am 06 05 2021].</w:t>
                    </w:r>
                  </w:p>
                </w:tc>
              </w:tr>
              <w:tr w:rsidR="00257CB0" w:rsidRPr="00983543" w14:paraId="57B1C8F6" w14:textId="77777777">
                <w:trPr>
                  <w:divId w:val="529538007"/>
                  <w:tblCellSpacing w:w="15" w:type="dxa"/>
                </w:trPr>
                <w:tc>
                  <w:tcPr>
                    <w:tcW w:w="50" w:type="pct"/>
                    <w:hideMark/>
                  </w:tcPr>
                  <w:p w14:paraId="66B0E7F1" w14:textId="77777777" w:rsidR="00257CB0" w:rsidRDefault="00257CB0">
                    <w:pPr>
                      <w:pStyle w:val="Bibliography"/>
                      <w:rPr>
                        <w:noProof/>
                      </w:rPr>
                    </w:pPr>
                    <w:r>
                      <w:rPr>
                        <w:noProof/>
                      </w:rPr>
                      <w:t xml:space="preserve">[41] </w:t>
                    </w:r>
                  </w:p>
                </w:tc>
                <w:tc>
                  <w:tcPr>
                    <w:tcW w:w="0" w:type="auto"/>
                    <w:hideMark/>
                  </w:tcPr>
                  <w:p w14:paraId="2BBEF460" w14:textId="77777777" w:rsidR="00257CB0" w:rsidRPr="00983543" w:rsidRDefault="00257CB0">
                    <w:pPr>
                      <w:pStyle w:val="Bibliography"/>
                      <w:rPr>
                        <w:noProof/>
                        <w:lang w:val="en-US"/>
                      </w:rPr>
                    </w:pPr>
                    <w:r w:rsidRPr="00983543">
                      <w:rPr>
                        <w:noProof/>
                        <w:lang w:val="en-US"/>
                      </w:rPr>
                      <w:t>E. Glotzbach, H. Ewald, M. Andreatta, P. Pauli und A. Mühlberger, „Contextual fear conditioning predicts subsequent avoidance behaviour in a virtual reality environment,“ 2012.</w:t>
                    </w:r>
                  </w:p>
                </w:tc>
              </w:tr>
              <w:tr w:rsidR="00257CB0" w:rsidRPr="00983543" w14:paraId="398B46E6" w14:textId="77777777">
                <w:trPr>
                  <w:divId w:val="529538007"/>
                  <w:tblCellSpacing w:w="15" w:type="dxa"/>
                </w:trPr>
                <w:tc>
                  <w:tcPr>
                    <w:tcW w:w="50" w:type="pct"/>
                    <w:hideMark/>
                  </w:tcPr>
                  <w:p w14:paraId="5A776726" w14:textId="77777777" w:rsidR="00257CB0" w:rsidRDefault="00257CB0">
                    <w:pPr>
                      <w:pStyle w:val="Bibliography"/>
                      <w:rPr>
                        <w:noProof/>
                      </w:rPr>
                    </w:pPr>
                    <w:r>
                      <w:rPr>
                        <w:noProof/>
                      </w:rPr>
                      <w:t xml:space="preserve">[42] </w:t>
                    </w:r>
                  </w:p>
                </w:tc>
                <w:tc>
                  <w:tcPr>
                    <w:tcW w:w="0" w:type="auto"/>
                    <w:hideMark/>
                  </w:tcPr>
                  <w:p w14:paraId="31BCF838" w14:textId="77777777" w:rsidR="00257CB0" w:rsidRPr="00983543" w:rsidRDefault="00257CB0">
                    <w:pPr>
                      <w:pStyle w:val="Bibliography"/>
                      <w:rPr>
                        <w:noProof/>
                        <w:lang w:val="en-US"/>
                      </w:rPr>
                    </w:pPr>
                    <w:r w:rsidRPr="00983543">
                      <w:rPr>
                        <w:noProof/>
                        <w:lang w:val="en-US"/>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Bibliography"/>
                      <w:rPr>
                        <w:noProof/>
                      </w:rPr>
                    </w:pPr>
                    <w:r>
                      <w:rPr>
                        <w:noProof/>
                      </w:rPr>
                      <w:t xml:space="preserve">[43] </w:t>
                    </w:r>
                  </w:p>
                </w:tc>
                <w:tc>
                  <w:tcPr>
                    <w:tcW w:w="0" w:type="auto"/>
                    <w:hideMark/>
                  </w:tcPr>
                  <w:p w14:paraId="3AD08915" w14:textId="77777777" w:rsidR="00257CB0" w:rsidRDefault="00257CB0">
                    <w:pPr>
                      <w:pStyle w:val="Bibliography"/>
                      <w:rPr>
                        <w:noProof/>
                      </w:rPr>
                    </w:pPr>
                    <w:r>
                      <w:rPr>
                        <w:noProof/>
                      </w:rPr>
                      <w:t xml:space="preserve">G. Halbeisen und T. Glaser, 07 05 2019. </w:t>
                    </w:r>
                    <w:r w:rsidRPr="00983543">
                      <w:rPr>
                        <w:noProof/>
                        <w:lang w:val="en-US"/>
                      </w:rPr>
                      <w:t xml:space="preserve">[Online]. Available: https://dorsch.hogrefe.com/stichwort/konditionierung-operante#search=4b7c74baa316eec7a5887db2deea308f&amp;offset=0. </w:t>
                    </w:r>
                    <w:r>
                      <w:rPr>
                        <w:noProof/>
                      </w:rPr>
                      <w:t>[Zugriff am 06 05 2021].</w:t>
                    </w:r>
                  </w:p>
                </w:tc>
              </w:tr>
              <w:tr w:rsidR="00257CB0" w:rsidRPr="00983543" w14:paraId="26596333" w14:textId="77777777">
                <w:trPr>
                  <w:divId w:val="529538007"/>
                  <w:tblCellSpacing w:w="15" w:type="dxa"/>
                </w:trPr>
                <w:tc>
                  <w:tcPr>
                    <w:tcW w:w="50" w:type="pct"/>
                    <w:hideMark/>
                  </w:tcPr>
                  <w:p w14:paraId="27F6F4CC" w14:textId="77777777" w:rsidR="00257CB0" w:rsidRDefault="00257CB0">
                    <w:pPr>
                      <w:pStyle w:val="Bibliography"/>
                      <w:rPr>
                        <w:noProof/>
                      </w:rPr>
                    </w:pPr>
                    <w:r>
                      <w:rPr>
                        <w:noProof/>
                      </w:rPr>
                      <w:t xml:space="preserve">[44] </w:t>
                    </w:r>
                  </w:p>
                </w:tc>
                <w:tc>
                  <w:tcPr>
                    <w:tcW w:w="0" w:type="auto"/>
                    <w:hideMark/>
                  </w:tcPr>
                  <w:p w14:paraId="4819F1AD" w14:textId="77777777" w:rsidR="00257CB0" w:rsidRPr="00983543" w:rsidRDefault="00257CB0">
                    <w:pPr>
                      <w:pStyle w:val="Bibliography"/>
                      <w:rPr>
                        <w:noProof/>
                        <w:lang w:val="en-US"/>
                      </w:rPr>
                    </w:pPr>
                    <w:r w:rsidRPr="00983543">
                      <w:rPr>
                        <w:noProof/>
                        <w:lang w:val="en-US"/>
                      </w:rPr>
                      <w:t>D. Kumar, N. Sinha und U. Lahiri, „Virtual reality</w:t>
                    </w:r>
                    <w:r w:rsidRPr="00983543">
                      <w:rPr>
                        <w:noProof/>
                        <w:lang w:val="en-US"/>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Bibliography"/>
                      <w:rPr>
                        <w:noProof/>
                      </w:rPr>
                    </w:pPr>
                    <w:r>
                      <w:rPr>
                        <w:noProof/>
                      </w:rPr>
                      <w:t xml:space="preserve">[45] </w:t>
                    </w:r>
                  </w:p>
                </w:tc>
                <w:tc>
                  <w:tcPr>
                    <w:tcW w:w="0" w:type="auto"/>
                    <w:hideMark/>
                  </w:tcPr>
                  <w:p w14:paraId="6FFFD16D" w14:textId="77777777" w:rsidR="00257CB0" w:rsidRDefault="00257CB0">
                    <w:pPr>
                      <w:pStyle w:val="Bibliography"/>
                      <w:rPr>
                        <w:noProof/>
                      </w:rPr>
                    </w:pPr>
                    <w:r w:rsidRPr="00983543">
                      <w:rPr>
                        <w:noProof/>
                        <w:lang w:val="en-US"/>
                      </w:rPr>
                      <w:t xml:space="preserve">C. Tröger, H. Ewald, E. Glotzbach, P. Pauli und A. Mühlberger, „Does pre-exposure inhibit fear context conditioning? </w:t>
                    </w:r>
                    <w:r>
                      <w:rPr>
                        <w:noProof/>
                      </w:rPr>
                      <w:t>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Bibliography"/>
                      <w:rPr>
                        <w:noProof/>
                      </w:rPr>
                    </w:pPr>
                    <w:r>
                      <w:rPr>
                        <w:noProof/>
                      </w:rPr>
                      <w:t xml:space="preserve">[46] </w:t>
                    </w:r>
                  </w:p>
                </w:tc>
                <w:tc>
                  <w:tcPr>
                    <w:tcW w:w="0" w:type="auto"/>
                    <w:hideMark/>
                  </w:tcPr>
                  <w:p w14:paraId="13D6A873" w14:textId="77777777" w:rsidR="00257CB0" w:rsidRDefault="00257CB0">
                    <w:pPr>
                      <w:pStyle w:val="Bibliography"/>
                      <w:rPr>
                        <w:noProof/>
                      </w:rPr>
                    </w:pPr>
                    <w:r w:rsidRPr="00983543">
                      <w:rPr>
                        <w:noProof/>
                        <w:lang w:val="en-US"/>
                      </w:rPr>
                      <w:t xml:space="preserve">[Online]. Available: https://unity.com/de. </w:t>
                    </w:r>
                    <w:r>
                      <w:rPr>
                        <w:noProof/>
                      </w:rPr>
                      <w:t>[Zugriff am 23 02 2021].</w:t>
                    </w:r>
                  </w:p>
                </w:tc>
              </w:tr>
              <w:tr w:rsidR="00257CB0" w:rsidRPr="00983543" w14:paraId="451D4AEE" w14:textId="77777777">
                <w:trPr>
                  <w:divId w:val="529538007"/>
                  <w:tblCellSpacing w:w="15" w:type="dxa"/>
                </w:trPr>
                <w:tc>
                  <w:tcPr>
                    <w:tcW w:w="50" w:type="pct"/>
                    <w:hideMark/>
                  </w:tcPr>
                  <w:p w14:paraId="4D107E21" w14:textId="77777777" w:rsidR="00257CB0" w:rsidRDefault="00257CB0">
                    <w:pPr>
                      <w:pStyle w:val="Bibliography"/>
                      <w:rPr>
                        <w:noProof/>
                      </w:rPr>
                    </w:pPr>
                    <w:r>
                      <w:rPr>
                        <w:noProof/>
                      </w:rPr>
                      <w:t xml:space="preserve">[47] </w:t>
                    </w:r>
                  </w:p>
                </w:tc>
                <w:tc>
                  <w:tcPr>
                    <w:tcW w:w="0" w:type="auto"/>
                    <w:hideMark/>
                  </w:tcPr>
                  <w:p w14:paraId="0CC38DA3" w14:textId="77777777" w:rsidR="00257CB0" w:rsidRPr="00983543" w:rsidRDefault="00257CB0">
                    <w:pPr>
                      <w:pStyle w:val="Bibliography"/>
                      <w:rPr>
                        <w:noProof/>
                        <w:lang w:val="en-US"/>
                      </w:rPr>
                    </w:pPr>
                    <w:r w:rsidRPr="00983543">
                      <w:rPr>
                        <w:noProof/>
                        <w:lang w:val="en-US"/>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Bibliography"/>
                      <w:rPr>
                        <w:noProof/>
                      </w:rPr>
                    </w:pPr>
                    <w:r>
                      <w:rPr>
                        <w:noProof/>
                      </w:rPr>
                      <w:t xml:space="preserve">[48] </w:t>
                    </w:r>
                  </w:p>
                </w:tc>
                <w:tc>
                  <w:tcPr>
                    <w:tcW w:w="0" w:type="auto"/>
                    <w:hideMark/>
                  </w:tcPr>
                  <w:p w14:paraId="48F72963" w14:textId="77777777" w:rsidR="00257CB0" w:rsidRDefault="00257CB0">
                    <w:pPr>
                      <w:pStyle w:val="Bibliography"/>
                      <w:rPr>
                        <w:noProof/>
                      </w:rPr>
                    </w:pPr>
                    <w:r>
                      <w:rPr>
                        <w:noProof/>
                      </w:rPr>
                      <w:t xml:space="preserve">D. Ziesecke, „Alle Infos zur Oculus Quest – technische Daten, Preis und Laufzeit,“ 03 03 2019. </w:t>
                    </w:r>
                    <w:r w:rsidRPr="00983543">
                      <w:rPr>
                        <w:noProof/>
                        <w:lang w:val="en-US"/>
                      </w:rPr>
                      <w:t xml:space="preserve">[Online]. Available: https://vr-legion.de/news/alle-infos-zur-oculus-quest-technische-daten-preis-und-laufzeit/. </w:t>
                    </w:r>
                    <w:r>
                      <w:rPr>
                        <w:noProof/>
                      </w:rPr>
                      <w:t>[Zugriff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Bibliography"/>
                      <w:rPr>
                        <w:noProof/>
                      </w:rPr>
                    </w:pPr>
                    <w:r>
                      <w:rPr>
                        <w:noProof/>
                      </w:rPr>
                      <w:t xml:space="preserve">[49] </w:t>
                    </w:r>
                  </w:p>
                </w:tc>
                <w:tc>
                  <w:tcPr>
                    <w:tcW w:w="0" w:type="auto"/>
                    <w:hideMark/>
                  </w:tcPr>
                  <w:p w14:paraId="18027D4D" w14:textId="77777777" w:rsidR="00257CB0" w:rsidRDefault="00257CB0">
                    <w:pPr>
                      <w:pStyle w:val="Bibliography"/>
                      <w:rPr>
                        <w:noProof/>
                      </w:rPr>
                    </w:pPr>
                    <w:r w:rsidRPr="00983543">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Bibliography"/>
                      <w:rPr>
                        <w:noProof/>
                      </w:rPr>
                    </w:pPr>
                    <w:r>
                      <w:rPr>
                        <w:noProof/>
                      </w:rPr>
                      <w:lastRenderedPageBreak/>
                      <w:t xml:space="preserve">[50] </w:t>
                    </w:r>
                  </w:p>
                </w:tc>
                <w:tc>
                  <w:tcPr>
                    <w:tcW w:w="0" w:type="auto"/>
                    <w:hideMark/>
                  </w:tcPr>
                  <w:p w14:paraId="0739AE92" w14:textId="77777777" w:rsidR="00257CB0" w:rsidRDefault="00257CB0">
                    <w:pPr>
                      <w:pStyle w:val="Bibliography"/>
                      <w:rPr>
                        <w:noProof/>
                      </w:rPr>
                    </w:pPr>
                    <w:r w:rsidRPr="00983543">
                      <w:rPr>
                        <w:noProof/>
                        <w:lang w:val="en-US"/>
                      </w:rPr>
                      <w:t xml:space="preserve">„Unveiling the Vive Consumer Edition and Pre-order Information,“ [Online]. Available: https://blog.vive.com/us/2016/02/21/unveiling-the-vive-consumer-edition-and-pre-order-information/. </w:t>
                    </w:r>
                    <w:r>
                      <w:rPr>
                        <w:noProof/>
                      </w:rPr>
                      <w:t>[Zugriff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Bibliography"/>
                      <w:rPr>
                        <w:noProof/>
                      </w:rPr>
                    </w:pPr>
                    <w:r>
                      <w:rPr>
                        <w:noProof/>
                      </w:rPr>
                      <w:t xml:space="preserve">[51] </w:t>
                    </w:r>
                  </w:p>
                </w:tc>
                <w:tc>
                  <w:tcPr>
                    <w:tcW w:w="0" w:type="auto"/>
                    <w:hideMark/>
                  </w:tcPr>
                  <w:p w14:paraId="44C925B7" w14:textId="77777777" w:rsidR="00257CB0" w:rsidRDefault="00257CB0">
                    <w:pPr>
                      <w:pStyle w:val="Bibliography"/>
                      <w:rPr>
                        <w:noProof/>
                      </w:rPr>
                    </w:pPr>
                    <w:r w:rsidRPr="00983543">
                      <w:rPr>
                        <w:noProof/>
                        <w:lang w:val="en-US"/>
                      </w:rPr>
                      <w:t xml:space="preserve">„HTC Vive Pro gegen HTC Vive Pro Eye gegen HTC Vive Pro 2,“ [Online]. Available: https://www.pocket-lint.com/de-de/ar-vr/kaufberatung/htc/143271-htc-vive-pro-vs-htc-vive-was-ist-der-unterschied. </w:t>
                    </w:r>
                    <w:r>
                      <w:rPr>
                        <w:noProof/>
                      </w:rPr>
                      <w:t>[Zugriff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Bibliography"/>
                      <w:rPr>
                        <w:noProof/>
                      </w:rPr>
                    </w:pPr>
                    <w:r>
                      <w:rPr>
                        <w:noProof/>
                      </w:rPr>
                      <w:t xml:space="preserve">[52] </w:t>
                    </w:r>
                  </w:p>
                </w:tc>
                <w:tc>
                  <w:tcPr>
                    <w:tcW w:w="0" w:type="auto"/>
                    <w:hideMark/>
                  </w:tcPr>
                  <w:p w14:paraId="2A3D739B" w14:textId="77777777" w:rsidR="00257CB0" w:rsidRDefault="00257CB0">
                    <w:pPr>
                      <w:pStyle w:val="Bibliography"/>
                      <w:rPr>
                        <w:noProof/>
                      </w:rPr>
                    </w:pPr>
                    <w:r w:rsidRPr="00983543">
                      <w:rPr>
                        <w:noProof/>
                        <w:lang w:val="en-US"/>
                      </w:rPr>
                      <w:t xml:space="preserve">[Online]. Available: https://business.vive.com/de/product/vive-pro-eye-office/. </w:t>
                    </w:r>
                    <w:r>
                      <w:rPr>
                        <w:noProof/>
                      </w:rPr>
                      <w:t>[Zugriff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Bibliography"/>
                      <w:rPr>
                        <w:noProof/>
                      </w:rPr>
                    </w:pPr>
                    <w:r>
                      <w:rPr>
                        <w:noProof/>
                      </w:rPr>
                      <w:t xml:space="preserve">[53] </w:t>
                    </w:r>
                  </w:p>
                </w:tc>
                <w:tc>
                  <w:tcPr>
                    <w:tcW w:w="0" w:type="auto"/>
                    <w:hideMark/>
                  </w:tcPr>
                  <w:p w14:paraId="7740E961" w14:textId="77777777" w:rsidR="00257CB0" w:rsidRDefault="00257CB0">
                    <w:pPr>
                      <w:pStyle w:val="Bibliography"/>
                      <w:rPr>
                        <w:noProof/>
                      </w:rPr>
                    </w:pPr>
                    <w:r w:rsidRPr="00983543">
                      <w:rPr>
                        <w:noProof/>
                        <w:lang w:val="en-US"/>
                      </w:rPr>
                      <w:t xml:space="preserve">[Online]. Available: https://www.vive.com/de/product/vive-pro-eye/overview/. </w:t>
                    </w:r>
                    <w:r>
                      <w:rPr>
                        <w:noProof/>
                      </w:rPr>
                      <w:t>[Zugriff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Bibliography"/>
                      <w:rPr>
                        <w:noProof/>
                      </w:rPr>
                    </w:pPr>
                    <w:r>
                      <w:rPr>
                        <w:noProof/>
                      </w:rPr>
                      <w:t xml:space="preserve">[54] </w:t>
                    </w:r>
                  </w:p>
                </w:tc>
                <w:tc>
                  <w:tcPr>
                    <w:tcW w:w="0" w:type="auto"/>
                    <w:hideMark/>
                  </w:tcPr>
                  <w:p w14:paraId="7A0867C5" w14:textId="77777777" w:rsidR="00257CB0" w:rsidRDefault="00257CB0">
                    <w:pPr>
                      <w:pStyle w:val="Bibliography"/>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Bibliography"/>
                      <w:rPr>
                        <w:noProof/>
                      </w:rPr>
                    </w:pPr>
                    <w:r>
                      <w:rPr>
                        <w:noProof/>
                      </w:rPr>
                      <w:t xml:space="preserve">[55] </w:t>
                    </w:r>
                  </w:p>
                </w:tc>
                <w:tc>
                  <w:tcPr>
                    <w:tcW w:w="0" w:type="auto"/>
                    <w:hideMark/>
                  </w:tcPr>
                  <w:p w14:paraId="0581E3BE" w14:textId="77777777" w:rsidR="00257CB0" w:rsidRDefault="00257CB0">
                    <w:pPr>
                      <w:pStyle w:val="Bibliography"/>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Bibliography"/>
                      <w:rPr>
                        <w:noProof/>
                      </w:rPr>
                    </w:pPr>
                    <w:r>
                      <w:rPr>
                        <w:noProof/>
                      </w:rPr>
                      <w:t xml:space="preserve">[56] </w:t>
                    </w:r>
                  </w:p>
                </w:tc>
                <w:tc>
                  <w:tcPr>
                    <w:tcW w:w="0" w:type="auto"/>
                    <w:hideMark/>
                  </w:tcPr>
                  <w:p w14:paraId="4555AFE6" w14:textId="77777777" w:rsidR="00257CB0" w:rsidRDefault="00257CB0">
                    <w:pPr>
                      <w:pStyle w:val="Bibliography"/>
                      <w:rPr>
                        <w:noProof/>
                      </w:rPr>
                    </w:pPr>
                    <w:r w:rsidRPr="00983543">
                      <w:rPr>
                        <w:noProof/>
                        <w:lang w:val="en-US"/>
                      </w:rPr>
                      <w:t xml:space="preserve">[Online]. Available: https://partner.steamgames.com/vrlicensing. </w:t>
                    </w:r>
                    <w:r>
                      <w:rPr>
                        <w:noProof/>
                      </w:rPr>
                      <w:t>[Zugriff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Bibliography"/>
                      <w:rPr>
                        <w:noProof/>
                      </w:rPr>
                    </w:pPr>
                    <w:r>
                      <w:rPr>
                        <w:noProof/>
                      </w:rPr>
                      <w:t xml:space="preserve">[57] </w:t>
                    </w:r>
                  </w:p>
                </w:tc>
                <w:tc>
                  <w:tcPr>
                    <w:tcW w:w="0" w:type="auto"/>
                    <w:hideMark/>
                  </w:tcPr>
                  <w:p w14:paraId="568E35CB" w14:textId="77777777" w:rsidR="00257CB0" w:rsidRDefault="00257CB0">
                    <w:pPr>
                      <w:pStyle w:val="Bibliography"/>
                      <w:rPr>
                        <w:noProof/>
                      </w:rPr>
                    </w:pPr>
                    <w:r w:rsidRPr="00983543">
                      <w:rPr>
                        <w:noProof/>
                        <w:lang w:val="en-US"/>
                      </w:rPr>
                      <w:t xml:space="preserve">[Online]. Available: https://www.vive.com/de/accessory/wireless-adapter/. </w:t>
                    </w:r>
                    <w:r>
                      <w:rPr>
                        <w:noProof/>
                      </w:rPr>
                      <w:t>[Zugriff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Bibliography"/>
                      <w:rPr>
                        <w:noProof/>
                      </w:rPr>
                    </w:pPr>
                    <w:r>
                      <w:rPr>
                        <w:noProof/>
                      </w:rPr>
                      <w:t xml:space="preserve">[58] </w:t>
                    </w:r>
                  </w:p>
                </w:tc>
                <w:tc>
                  <w:tcPr>
                    <w:tcW w:w="0" w:type="auto"/>
                    <w:hideMark/>
                  </w:tcPr>
                  <w:p w14:paraId="44191D11" w14:textId="77777777" w:rsidR="00257CB0" w:rsidRDefault="00257CB0">
                    <w:pPr>
                      <w:pStyle w:val="Bibliography"/>
                      <w:rPr>
                        <w:noProof/>
                      </w:rPr>
                    </w:pPr>
                    <w:r w:rsidRPr="00983543">
                      <w:rPr>
                        <w:noProof/>
                        <w:lang w:val="en-US"/>
                      </w:rPr>
                      <w:t xml:space="preserve">„VIVE WLAN Adapter (VIVE/VIVE Pro),“ [Online]. </w:t>
                    </w:r>
                    <w:r>
                      <w:rPr>
                        <w:noProof/>
                      </w:rPr>
                      <w:t>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Bibliography"/>
                      <w:rPr>
                        <w:noProof/>
                      </w:rPr>
                    </w:pPr>
                    <w:r>
                      <w:rPr>
                        <w:noProof/>
                      </w:rPr>
                      <w:t xml:space="preserve">[59] </w:t>
                    </w:r>
                  </w:p>
                </w:tc>
                <w:tc>
                  <w:tcPr>
                    <w:tcW w:w="0" w:type="auto"/>
                    <w:hideMark/>
                  </w:tcPr>
                  <w:p w14:paraId="6EAA9613" w14:textId="77777777" w:rsidR="00257CB0" w:rsidRDefault="00257CB0">
                    <w:pPr>
                      <w:pStyle w:val="Bibliography"/>
                      <w:rPr>
                        <w:noProof/>
                      </w:rPr>
                    </w:pPr>
                    <w:r w:rsidRPr="00983543">
                      <w:rPr>
                        <w:noProof/>
                        <w:lang w:val="en-US"/>
                      </w:rPr>
                      <w:t xml:space="preserve">„Understand Oculus Integration Package Components,“ [Online]. Available: https://developer.oculus.com/documentation/unity/unity-utilities-overview/. </w:t>
                    </w:r>
                    <w:r>
                      <w:rPr>
                        <w:noProof/>
                      </w:rPr>
                      <w:t>[Zugriff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Bibliography"/>
                      <w:rPr>
                        <w:noProof/>
                      </w:rPr>
                    </w:pPr>
                    <w:r>
                      <w:rPr>
                        <w:noProof/>
                      </w:rPr>
                      <w:t xml:space="preserve">[60] </w:t>
                    </w:r>
                  </w:p>
                </w:tc>
                <w:tc>
                  <w:tcPr>
                    <w:tcW w:w="0" w:type="auto"/>
                    <w:hideMark/>
                  </w:tcPr>
                  <w:p w14:paraId="4814DA54" w14:textId="77777777" w:rsidR="00257CB0" w:rsidRDefault="00257CB0">
                    <w:pPr>
                      <w:pStyle w:val="Bibliography"/>
                      <w:rPr>
                        <w:noProof/>
                      </w:rPr>
                    </w:pPr>
                    <w:r w:rsidRPr="00983543">
                      <w:rPr>
                        <w:noProof/>
                        <w:lang w:val="en-US"/>
                      </w:rPr>
                      <w:t xml:space="preserve">„SteamVR Unity Plugin,“ [Online]. Available: https://valvesoftware.github.io/steamvr_unity_plugin/. </w:t>
                    </w:r>
                    <w:r>
                      <w:rPr>
                        <w:noProof/>
                      </w:rPr>
                      <w:t>[Zugriff am 17 05 2021].</w:t>
                    </w:r>
                  </w:p>
                </w:tc>
              </w:tr>
              <w:tr w:rsidR="00257CB0" w:rsidRPr="00983543" w14:paraId="632B0C51" w14:textId="77777777">
                <w:trPr>
                  <w:divId w:val="529538007"/>
                  <w:tblCellSpacing w:w="15" w:type="dxa"/>
                </w:trPr>
                <w:tc>
                  <w:tcPr>
                    <w:tcW w:w="50" w:type="pct"/>
                    <w:hideMark/>
                  </w:tcPr>
                  <w:p w14:paraId="5C3B1AE3" w14:textId="77777777" w:rsidR="00257CB0" w:rsidRDefault="00257CB0">
                    <w:pPr>
                      <w:pStyle w:val="Bibliography"/>
                      <w:rPr>
                        <w:noProof/>
                      </w:rPr>
                    </w:pPr>
                    <w:r>
                      <w:rPr>
                        <w:noProof/>
                      </w:rPr>
                      <w:t xml:space="preserve">[61] </w:t>
                    </w:r>
                  </w:p>
                </w:tc>
                <w:tc>
                  <w:tcPr>
                    <w:tcW w:w="0" w:type="auto"/>
                    <w:hideMark/>
                  </w:tcPr>
                  <w:p w14:paraId="62835399" w14:textId="77777777" w:rsidR="00257CB0" w:rsidRPr="00983543" w:rsidRDefault="00257CB0">
                    <w:pPr>
                      <w:pStyle w:val="Bibliography"/>
                      <w:rPr>
                        <w:noProof/>
                        <w:lang w:val="en-US"/>
                      </w:rPr>
                    </w:pPr>
                    <w:r w:rsidRPr="00983543">
                      <w:rPr>
                        <w:noProof/>
                        <w:lang w:val="en-US"/>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Bibliography"/>
                      <w:rPr>
                        <w:noProof/>
                      </w:rPr>
                    </w:pPr>
                    <w:r>
                      <w:rPr>
                        <w:noProof/>
                      </w:rPr>
                      <w:t xml:space="preserve">[62] </w:t>
                    </w:r>
                  </w:p>
                </w:tc>
                <w:tc>
                  <w:tcPr>
                    <w:tcW w:w="0" w:type="auto"/>
                    <w:hideMark/>
                  </w:tcPr>
                  <w:p w14:paraId="42E2860C" w14:textId="77777777" w:rsidR="00257CB0" w:rsidRDefault="00257CB0">
                    <w:pPr>
                      <w:pStyle w:val="Bibliography"/>
                      <w:rPr>
                        <w:noProof/>
                      </w:rPr>
                    </w:pPr>
                    <w:r>
                      <w:rPr>
                        <w:noProof/>
                      </w:rPr>
                      <w:t>„Tags,“ [Online]. Available: https://docs.unity3d.com/Manual/Tags.html. [Zugriff am 15 07 2021].</w:t>
                    </w:r>
                  </w:p>
                </w:tc>
              </w:tr>
              <w:tr w:rsidR="00257CB0" w:rsidRPr="00983543" w14:paraId="002F8E6D" w14:textId="77777777">
                <w:trPr>
                  <w:divId w:val="529538007"/>
                  <w:tblCellSpacing w:w="15" w:type="dxa"/>
                </w:trPr>
                <w:tc>
                  <w:tcPr>
                    <w:tcW w:w="50" w:type="pct"/>
                    <w:hideMark/>
                  </w:tcPr>
                  <w:p w14:paraId="547E1519" w14:textId="77777777" w:rsidR="00257CB0" w:rsidRDefault="00257CB0">
                    <w:pPr>
                      <w:pStyle w:val="Bibliography"/>
                      <w:rPr>
                        <w:noProof/>
                      </w:rPr>
                    </w:pPr>
                    <w:r>
                      <w:rPr>
                        <w:noProof/>
                      </w:rPr>
                      <w:t xml:space="preserve">[63] </w:t>
                    </w:r>
                  </w:p>
                </w:tc>
                <w:tc>
                  <w:tcPr>
                    <w:tcW w:w="0" w:type="auto"/>
                    <w:hideMark/>
                  </w:tcPr>
                  <w:p w14:paraId="03FC46AA" w14:textId="77777777" w:rsidR="00257CB0" w:rsidRPr="00983543" w:rsidRDefault="00257CB0">
                    <w:pPr>
                      <w:pStyle w:val="Bibliography"/>
                      <w:rPr>
                        <w:noProof/>
                        <w:lang w:val="en-US"/>
                      </w:rPr>
                    </w:pPr>
                    <w:r w:rsidRPr="00983543">
                      <w:rPr>
                        <w:noProof/>
                        <w:lang w:val="en-US"/>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Bibliography"/>
                      <w:rPr>
                        <w:noProof/>
                      </w:rPr>
                    </w:pPr>
                    <w:r>
                      <w:rPr>
                        <w:noProof/>
                      </w:rPr>
                      <w:t xml:space="preserve">[64] </w:t>
                    </w:r>
                  </w:p>
                </w:tc>
                <w:tc>
                  <w:tcPr>
                    <w:tcW w:w="0" w:type="auto"/>
                    <w:hideMark/>
                  </w:tcPr>
                  <w:p w14:paraId="758BFFAE" w14:textId="77777777" w:rsidR="00257CB0" w:rsidRDefault="00257CB0">
                    <w:pPr>
                      <w:pStyle w:val="Bibliography"/>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Bibliography"/>
                      <w:rPr>
                        <w:noProof/>
                      </w:rPr>
                    </w:pPr>
                    <w:r>
                      <w:rPr>
                        <w:noProof/>
                      </w:rPr>
                      <w:t xml:space="preserve">[65] </w:t>
                    </w:r>
                  </w:p>
                </w:tc>
                <w:tc>
                  <w:tcPr>
                    <w:tcW w:w="0" w:type="auto"/>
                    <w:hideMark/>
                  </w:tcPr>
                  <w:p w14:paraId="16BA556E" w14:textId="77777777" w:rsidR="00257CB0" w:rsidRDefault="00257CB0">
                    <w:pPr>
                      <w:pStyle w:val="Bibliography"/>
                      <w:rPr>
                        <w:noProof/>
                      </w:rPr>
                    </w:pPr>
                    <w:r w:rsidRPr="00983543">
                      <w:rPr>
                        <w:noProof/>
                        <w:lang w:val="en-US"/>
                      </w:rPr>
                      <w:t xml:space="preserve">„Koroutine,“ [Online]. Available: https://de-academic.com/dic.nsf/dewiki/792872. </w:t>
                    </w:r>
                    <w:r>
                      <w:rPr>
                        <w:noProof/>
                      </w:rPr>
                      <w:t>[Zugriff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Bibliography"/>
                      <w:rPr>
                        <w:noProof/>
                      </w:rPr>
                    </w:pPr>
                    <w:r>
                      <w:rPr>
                        <w:noProof/>
                      </w:rPr>
                      <w:lastRenderedPageBreak/>
                      <w:t xml:space="preserve">[66] </w:t>
                    </w:r>
                  </w:p>
                </w:tc>
                <w:tc>
                  <w:tcPr>
                    <w:tcW w:w="0" w:type="auto"/>
                    <w:hideMark/>
                  </w:tcPr>
                  <w:p w14:paraId="00178B24" w14:textId="77777777" w:rsidR="00257CB0" w:rsidRDefault="00257CB0">
                    <w:pPr>
                      <w:pStyle w:val="Bibliography"/>
                      <w:rPr>
                        <w:noProof/>
                      </w:rPr>
                    </w:pPr>
                    <w:r>
                      <w:rPr>
                        <w:noProof/>
                      </w:rPr>
                      <w:t xml:space="preserve">„Erstellen eines Formulars mit Microsoft Forms,“ [Online]. </w:t>
                    </w:r>
                    <w:r w:rsidRPr="00983543">
                      <w:rPr>
                        <w:noProof/>
                        <w:lang w:val="en-US"/>
                      </w:rPr>
                      <w:t xml:space="preserve">Available: https://support.microsoft.com/de-de/office/erstellen-eines-formulars-mit-microsoft-forms-4ffb64cc-7d5d-402f-b82e-b1d49418fd9d. </w:t>
                    </w:r>
                    <w:r>
                      <w:rPr>
                        <w:noProof/>
                      </w:rPr>
                      <w:t>[Zugriff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Bibliography"/>
                      <w:rPr>
                        <w:noProof/>
                      </w:rPr>
                    </w:pPr>
                    <w:r>
                      <w:rPr>
                        <w:noProof/>
                      </w:rPr>
                      <w:t xml:space="preserve">[67] </w:t>
                    </w:r>
                  </w:p>
                </w:tc>
                <w:tc>
                  <w:tcPr>
                    <w:tcW w:w="0" w:type="auto"/>
                    <w:hideMark/>
                  </w:tcPr>
                  <w:p w14:paraId="75A1F983" w14:textId="77777777" w:rsidR="00257CB0" w:rsidRDefault="00257CB0">
                    <w:pPr>
                      <w:pStyle w:val="Bibliography"/>
                      <w:rPr>
                        <w:noProof/>
                      </w:rPr>
                    </w:pPr>
                    <w:r>
                      <w:rPr>
                        <w:noProof/>
                      </w:rPr>
                      <w:t xml:space="preserve">S. Augsten, „Definition „Git SCM“ - Was ist Git?,“ 27 08 2019. </w:t>
                    </w:r>
                    <w:r w:rsidRPr="00983543">
                      <w:rPr>
                        <w:noProof/>
                        <w:lang w:val="en-US"/>
                      </w:rPr>
                      <w:t xml:space="preserve">[Online]. Available: https://www.dev-insider.de/was-ist-git-a-850847/. </w:t>
                    </w:r>
                    <w:r>
                      <w:rPr>
                        <w:noProof/>
                      </w:rPr>
                      <w:t>[Zugriff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Bibliography"/>
                      <w:rPr>
                        <w:noProof/>
                      </w:rPr>
                    </w:pPr>
                    <w:r>
                      <w:rPr>
                        <w:noProof/>
                      </w:rPr>
                      <w:t xml:space="preserve">[68] </w:t>
                    </w:r>
                  </w:p>
                </w:tc>
                <w:tc>
                  <w:tcPr>
                    <w:tcW w:w="0" w:type="auto"/>
                    <w:hideMark/>
                  </w:tcPr>
                  <w:p w14:paraId="73D7F95D" w14:textId="77777777" w:rsidR="00257CB0" w:rsidRDefault="00257CB0">
                    <w:pPr>
                      <w:pStyle w:val="Bibliography"/>
                      <w:rPr>
                        <w:noProof/>
                      </w:rPr>
                    </w:pPr>
                    <w:r w:rsidRPr="00983543">
                      <w:rPr>
                        <w:noProof/>
                        <w:lang w:val="en-US"/>
                      </w:rPr>
                      <w:t xml:space="preserve">TerryGLee, „Neues in Visual Studio 2019,“ 10 11 2020. [Online]. Available: https://docs.microsoft.com/de-de/visualstudio/ide/whats-new-visual-studio-2019?view=vs-2019. </w:t>
                    </w:r>
                    <w:r>
                      <w:rPr>
                        <w:noProof/>
                      </w:rPr>
                      <w:t>[Zugriff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Bibliography"/>
                      <w:rPr>
                        <w:noProof/>
                      </w:rPr>
                    </w:pPr>
                    <w:r>
                      <w:rPr>
                        <w:noProof/>
                      </w:rPr>
                      <w:t xml:space="preserve">[69] </w:t>
                    </w:r>
                  </w:p>
                </w:tc>
                <w:tc>
                  <w:tcPr>
                    <w:tcW w:w="0" w:type="auto"/>
                    <w:hideMark/>
                  </w:tcPr>
                  <w:p w14:paraId="5F914508" w14:textId="77777777" w:rsidR="00257CB0" w:rsidRDefault="00257CB0">
                    <w:pPr>
                      <w:pStyle w:val="Bibliography"/>
                      <w:rPr>
                        <w:noProof/>
                      </w:rPr>
                    </w:pPr>
                    <w:r>
                      <w:rPr>
                        <w:noProof/>
                      </w:rPr>
                      <w:t xml:space="preserve">B. Wagner, „Überblick über C#,“ 28 01 2021. </w:t>
                    </w:r>
                    <w:r w:rsidRPr="00983543">
                      <w:rPr>
                        <w:noProof/>
                        <w:lang w:val="en-US"/>
                      </w:rPr>
                      <w:t xml:space="preserve">[Online]. Available: https://docs.microsoft.com/de-de/dotnet/csharp/tour-of-csharp/. </w:t>
                    </w:r>
                    <w:r>
                      <w:rPr>
                        <w:noProof/>
                      </w:rPr>
                      <w:t>[Zugriff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Bibliography"/>
                      <w:rPr>
                        <w:noProof/>
                      </w:rPr>
                    </w:pPr>
                    <w:r>
                      <w:rPr>
                        <w:noProof/>
                      </w:rPr>
                      <w:t xml:space="preserve">[70] </w:t>
                    </w:r>
                  </w:p>
                </w:tc>
                <w:tc>
                  <w:tcPr>
                    <w:tcW w:w="0" w:type="auto"/>
                    <w:hideMark/>
                  </w:tcPr>
                  <w:p w14:paraId="21FCFFB3" w14:textId="77777777" w:rsidR="00257CB0" w:rsidRDefault="00257CB0">
                    <w:pPr>
                      <w:pStyle w:val="Bibliography"/>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Bibliography"/>
                      <w:rPr>
                        <w:noProof/>
                      </w:rPr>
                    </w:pPr>
                    <w:r>
                      <w:rPr>
                        <w:noProof/>
                      </w:rPr>
                      <w:t xml:space="preserve">[71] </w:t>
                    </w:r>
                  </w:p>
                </w:tc>
                <w:tc>
                  <w:tcPr>
                    <w:tcW w:w="0" w:type="auto"/>
                    <w:hideMark/>
                  </w:tcPr>
                  <w:p w14:paraId="58CD5356" w14:textId="77777777" w:rsidR="00257CB0" w:rsidRDefault="00257CB0">
                    <w:pPr>
                      <w:pStyle w:val="Bibliography"/>
                      <w:rPr>
                        <w:noProof/>
                      </w:rPr>
                    </w:pPr>
                    <w:r w:rsidRPr="00983543">
                      <w:rPr>
                        <w:noProof/>
                        <w:lang w:val="en-US"/>
                      </w:rPr>
                      <w:t xml:space="preserve">[Online]. Available: https://evasys.de/evasys/. </w:t>
                    </w:r>
                    <w:r>
                      <w:rPr>
                        <w:noProof/>
                      </w:rPr>
                      <w:t>[Zugriff am 28 02 2021].</w:t>
                    </w:r>
                  </w:p>
                </w:tc>
              </w:tr>
              <w:tr w:rsidR="00257CB0" w:rsidRPr="00983543" w14:paraId="06F96363" w14:textId="77777777">
                <w:trPr>
                  <w:divId w:val="529538007"/>
                  <w:tblCellSpacing w:w="15" w:type="dxa"/>
                </w:trPr>
                <w:tc>
                  <w:tcPr>
                    <w:tcW w:w="50" w:type="pct"/>
                    <w:hideMark/>
                  </w:tcPr>
                  <w:p w14:paraId="0378D9D9" w14:textId="77777777" w:rsidR="00257CB0" w:rsidRDefault="00257CB0">
                    <w:pPr>
                      <w:pStyle w:val="Bibliography"/>
                      <w:rPr>
                        <w:noProof/>
                      </w:rPr>
                    </w:pPr>
                    <w:r>
                      <w:rPr>
                        <w:noProof/>
                      </w:rPr>
                      <w:t xml:space="preserve">[72] </w:t>
                    </w:r>
                  </w:p>
                </w:tc>
                <w:tc>
                  <w:tcPr>
                    <w:tcW w:w="0" w:type="auto"/>
                    <w:hideMark/>
                  </w:tcPr>
                  <w:p w14:paraId="4E49F99A" w14:textId="77777777" w:rsidR="00257CB0" w:rsidRPr="00983543" w:rsidRDefault="00257CB0">
                    <w:pPr>
                      <w:pStyle w:val="Bibliography"/>
                      <w:rPr>
                        <w:noProof/>
                        <w:lang w:val="en-US"/>
                      </w:rPr>
                    </w:pPr>
                    <w:r w:rsidRPr="00983543">
                      <w:rPr>
                        <w:noProof/>
                        <w:lang w:val="en-US"/>
                      </w:rPr>
                      <w:t>J. N. Templeman, D. P. S. und L. E. Sibert, „Virtual Locomotion: Walking in Place through Virtual Env ironments,“ Dezember 1999.</w:t>
                    </w:r>
                  </w:p>
                </w:tc>
              </w:tr>
              <w:tr w:rsidR="00257CB0" w:rsidRPr="00983543" w14:paraId="4046B326" w14:textId="77777777">
                <w:trPr>
                  <w:divId w:val="529538007"/>
                  <w:tblCellSpacing w:w="15" w:type="dxa"/>
                </w:trPr>
                <w:tc>
                  <w:tcPr>
                    <w:tcW w:w="50" w:type="pct"/>
                    <w:hideMark/>
                  </w:tcPr>
                  <w:p w14:paraId="286689A9" w14:textId="77777777" w:rsidR="00257CB0" w:rsidRDefault="00257CB0">
                    <w:pPr>
                      <w:pStyle w:val="Bibliography"/>
                      <w:rPr>
                        <w:noProof/>
                      </w:rPr>
                    </w:pPr>
                    <w:r>
                      <w:rPr>
                        <w:noProof/>
                      </w:rPr>
                      <w:t xml:space="preserve">[73] </w:t>
                    </w:r>
                  </w:p>
                </w:tc>
                <w:tc>
                  <w:tcPr>
                    <w:tcW w:w="0" w:type="auto"/>
                    <w:hideMark/>
                  </w:tcPr>
                  <w:p w14:paraId="00BBD0D2" w14:textId="77777777" w:rsidR="00257CB0" w:rsidRPr="00983543" w:rsidRDefault="00257CB0">
                    <w:pPr>
                      <w:pStyle w:val="Bibliography"/>
                      <w:rPr>
                        <w:noProof/>
                        <w:lang w:val="en-US"/>
                      </w:rPr>
                    </w:pPr>
                    <w:r w:rsidRPr="00983543">
                      <w:rPr>
                        <w:noProof/>
                        <w:lang w:val="en-US"/>
                      </w:rPr>
                      <w:t>A. L. Simeone, E. Velloso und H. Gellersen, „Substitutional Reality: Using the physical environment to design virtual reality experiences,“ Januar 2015.</w:t>
                    </w:r>
                  </w:p>
                </w:tc>
              </w:tr>
              <w:tr w:rsidR="00257CB0" w:rsidRPr="00983543" w14:paraId="533BCB66" w14:textId="77777777">
                <w:trPr>
                  <w:divId w:val="529538007"/>
                  <w:tblCellSpacing w:w="15" w:type="dxa"/>
                </w:trPr>
                <w:tc>
                  <w:tcPr>
                    <w:tcW w:w="50" w:type="pct"/>
                    <w:hideMark/>
                  </w:tcPr>
                  <w:p w14:paraId="73538EBF" w14:textId="77777777" w:rsidR="00257CB0" w:rsidRDefault="00257CB0">
                    <w:pPr>
                      <w:pStyle w:val="Bibliography"/>
                      <w:rPr>
                        <w:noProof/>
                      </w:rPr>
                    </w:pPr>
                    <w:r>
                      <w:rPr>
                        <w:noProof/>
                      </w:rPr>
                      <w:t xml:space="preserve">[74] </w:t>
                    </w:r>
                  </w:p>
                </w:tc>
                <w:tc>
                  <w:tcPr>
                    <w:tcW w:w="0" w:type="auto"/>
                    <w:hideMark/>
                  </w:tcPr>
                  <w:p w14:paraId="679827CD" w14:textId="77777777" w:rsidR="00257CB0" w:rsidRPr="00983543" w:rsidRDefault="00257CB0">
                    <w:pPr>
                      <w:pStyle w:val="Bibliography"/>
                      <w:rPr>
                        <w:noProof/>
                        <w:lang w:val="en-US"/>
                      </w:rPr>
                    </w:pPr>
                    <w:r w:rsidRPr="00983543">
                      <w:rPr>
                        <w:noProof/>
                        <w:lang w:val="en-US"/>
                      </w:rPr>
                      <w:t>P. Fink, P. Foo und W. H. Warren, „Obstacle avoidance during walking in real and virtual environments,“ Januar 2007.</w:t>
                    </w:r>
                  </w:p>
                </w:tc>
              </w:tr>
              <w:tr w:rsidR="00257CB0" w:rsidRPr="00983543" w14:paraId="57395448" w14:textId="77777777">
                <w:trPr>
                  <w:divId w:val="529538007"/>
                  <w:tblCellSpacing w:w="15" w:type="dxa"/>
                </w:trPr>
                <w:tc>
                  <w:tcPr>
                    <w:tcW w:w="50" w:type="pct"/>
                    <w:hideMark/>
                  </w:tcPr>
                  <w:p w14:paraId="37F6DF6C" w14:textId="77777777" w:rsidR="00257CB0" w:rsidRDefault="00257CB0">
                    <w:pPr>
                      <w:pStyle w:val="Bibliography"/>
                      <w:rPr>
                        <w:noProof/>
                      </w:rPr>
                    </w:pPr>
                    <w:r>
                      <w:rPr>
                        <w:noProof/>
                      </w:rPr>
                      <w:t xml:space="preserve">[75] </w:t>
                    </w:r>
                  </w:p>
                </w:tc>
                <w:tc>
                  <w:tcPr>
                    <w:tcW w:w="0" w:type="auto"/>
                    <w:hideMark/>
                  </w:tcPr>
                  <w:p w14:paraId="14E60422" w14:textId="77777777" w:rsidR="00257CB0" w:rsidRPr="00983543" w:rsidRDefault="00257CB0">
                    <w:pPr>
                      <w:pStyle w:val="Bibliography"/>
                      <w:rPr>
                        <w:noProof/>
                        <w:lang w:val="en-US"/>
                      </w:rPr>
                    </w:pPr>
                    <w:r w:rsidRPr="00983543">
                      <w:rPr>
                        <w:noProof/>
                        <w:lang w:val="en-US"/>
                      </w:rPr>
                      <w:t>S. Razzaque, D. Swapp, M. Slater, M. C. Whitton und A. Steed, „Redirected Walking in Place,“ 2002.</w:t>
                    </w:r>
                  </w:p>
                </w:tc>
              </w:tr>
              <w:tr w:rsidR="00257CB0" w:rsidRPr="00983543" w14:paraId="5446A218" w14:textId="77777777">
                <w:trPr>
                  <w:divId w:val="529538007"/>
                  <w:tblCellSpacing w:w="15" w:type="dxa"/>
                </w:trPr>
                <w:tc>
                  <w:tcPr>
                    <w:tcW w:w="50" w:type="pct"/>
                    <w:hideMark/>
                  </w:tcPr>
                  <w:p w14:paraId="4D633662" w14:textId="77777777" w:rsidR="00257CB0" w:rsidRDefault="00257CB0">
                    <w:pPr>
                      <w:pStyle w:val="Bibliography"/>
                      <w:rPr>
                        <w:noProof/>
                      </w:rPr>
                    </w:pPr>
                    <w:r>
                      <w:rPr>
                        <w:noProof/>
                      </w:rPr>
                      <w:t xml:space="preserve">[76] </w:t>
                    </w:r>
                  </w:p>
                </w:tc>
                <w:tc>
                  <w:tcPr>
                    <w:tcW w:w="0" w:type="auto"/>
                    <w:hideMark/>
                  </w:tcPr>
                  <w:p w14:paraId="722A1A7A" w14:textId="77777777" w:rsidR="00257CB0" w:rsidRPr="00983543" w:rsidRDefault="00257CB0">
                    <w:pPr>
                      <w:pStyle w:val="Bibliography"/>
                      <w:rPr>
                        <w:noProof/>
                        <w:lang w:val="en-US"/>
                      </w:rPr>
                    </w:pPr>
                    <w:r w:rsidRPr="00983543">
                      <w:rPr>
                        <w:noProof/>
                        <w:lang w:val="en-US"/>
                      </w:rPr>
                      <w:t>J. N. Templeman, P. S. Denbrook und L. E. Sibert, „Virtual locomotion: Walking in place through virtual environments,“ Dezember 1999.</w:t>
                    </w:r>
                  </w:p>
                </w:tc>
              </w:tr>
              <w:tr w:rsidR="00257CB0" w:rsidRPr="00983543" w14:paraId="7CD1D801" w14:textId="77777777">
                <w:trPr>
                  <w:divId w:val="529538007"/>
                  <w:tblCellSpacing w:w="15" w:type="dxa"/>
                </w:trPr>
                <w:tc>
                  <w:tcPr>
                    <w:tcW w:w="50" w:type="pct"/>
                    <w:hideMark/>
                  </w:tcPr>
                  <w:p w14:paraId="34C56296" w14:textId="77777777" w:rsidR="00257CB0" w:rsidRDefault="00257CB0">
                    <w:pPr>
                      <w:pStyle w:val="Bibliography"/>
                      <w:rPr>
                        <w:noProof/>
                      </w:rPr>
                    </w:pPr>
                    <w:r>
                      <w:rPr>
                        <w:noProof/>
                      </w:rPr>
                      <w:t xml:space="preserve">[77] </w:t>
                    </w:r>
                  </w:p>
                </w:tc>
                <w:tc>
                  <w:tcPr>
                    <w:tcW w:w="0" w:type="auto"/>
                    <w:hideMark/>
                  </w:tcPr>
                  <w:p w14:paraId="1363F59A" w14:textId="77777777" w:rsidR="00257CB0" w:rsidRPr="00983543" w:rsidRDefault="00257CB0">
                    <w:pPr>
                      <w:pStyle w:val="Bibliography"/>
                      <w:rPr>
                        <w:noProof/>
                        <w:lang w:val="en-US"/>
                      </w:rPr>
                    </w:pPr>
                    <w:r w:rsidRPr="00983543">
                      <w:rPr>
                        <w:noProof/>
                        <w:lang w:val="en-US"/>
                      </w:rPr>
                      <w:t>D. A. Bowman, D. Koller und L. F. Hodges, „Travel in Immersive Virtual Environments: An Evaluation of Viewpoint,“ 1997.</w:t>
                    </w:r>
                  </w:p>
                </w:tc>
              </w:tr>
              <w:tr w:rsidR="00257CB0" w:rsidRPr="00983543" w14:paraId="19E56FA1" w14:textId="77777777">
                <w:trPr>
                  <w:divId w:val="529538007"/>
                  <w:tblCellSpacing w:w="15" w:type="dxa"/>
                </w:trPr>
                <w:tc>
                  <w:tcPr>
                    <w:tcW w:w="50" w:type="pct"/>
                    <w:hideMark/>
                  </w:tcPr>
                  <w:p w14:paraId="19588E02" w14:textId="77777777" w:rsidR="00257CB0" w:rsidRDefault="00257CB0">
                    <w:pPr>
                      <w:pStyle w:val="Bibliography"/>
                      <w:rPr>
                        <w:noProof/>
                      </w:rPr>
                    </w:pPr>
                    <w:r>
                      <w:rPr>
                        <w:noProof/>
                      </w:rPr>
                      <w:t xml:space="preserve">[78] </w:t>
                    </w:r>
                  </w:p>
                </w:tc>
                <w:tc>
                  <w:tcPr>
                    <w:tcW w:w="0" w:type="auto"/>
                    <w:hideMark/>
                  </w:tcPr>
                  <w:p w14:paraId="754CAF13" w14:textId="77777777" w:rsidR="00257CB0" w:rsidRPr="00983543" w:rsidRDefault="00257CB0">
                    <w:pPr>
                      <w:pStyle w:val="Bibliography"/>
                      <w:rPr>
                        <w:noProof/>
                        <w:lang w:val="en-US"/>
                      </w:rPr>
                    </w:pPr>
                    <w:r w:rsidRPr="00983543">
                      <w:rPr>
                        <w:noProof/>
                        <w:lang w:val="en-US"/>
                      </w:rPr>
                      <w:t>E. A. Suma, S. L. Finkelstein, M. Reid, S. V. Babu, A. C. Ulinski und L. F. Hodges, „Evaluation of the Cognitive Effects of Travel Technique in Complex Real and Virtual Environments,“ 2010.</w:t>
                    </w:r>
                  </w:p>
                </w:tc>
              </w:tr>
              <w:tr w:rsidR="00257CB0" w:rsidRPr="00983543" w14:paraId="69EDFD70" w14:textId="77777777">
                <w:trPr>
                  <w:divId w:val="529538007"/>
                  <w:tblCellSpacing w:w="15" w:type="dxa"/>
                </w:trPr>
                <w:tc>
                  <w:tcPr>
                    <w:tcW w:w="50" w:type="pct"/>
                    <w:hideMark/>
                  </w:tcPr>
                  <w:p w14:paraId="11F8338E" w14:textId="77777777" w:rsidR="00257CB0" w:rsidRDefault="00257CB0">
                    <w:pPr>
                      <w:pStyle w:val="Bibliography"/>
                      <w:rPr>
                        <w:noProof/>
                      </w:rPr>
                    </w:pPr>
                    <w:r>
                      <w:rPr>
                        <w:noProof/>
                      </w:rPr>
                      <w:t xml:space="preserve">[79] </w:t>
                    </w:r>
                  </w:p>
                </w:tc>
                <w:tc>
                  <w:tcPr>
                    <w:tcW w:w="0" w:type="auto"/>
                    <w:hideMark/>
                  </w:tcPr>
                  <w:p w14:paraId="79DE8DAC" w14:textId="77777777" w:rsidR="00257CB0" w:rsidRPr="00983543" w:rsidRDefault="00257CB0">
                    <w:pPr>
                      <w:pStyle w:val="Bibliography"/>
                      <w:rPr>
                        <w:noProof/>
                        <w:lang w:val="en-US"/>
                      </w:rPr>
                    </w:pPr>
                    <w:r w:rsidRPr="00983543">
                      <w:rPr>
                        <w:noProof/>
                        <w:lang w:val="en-US"/>
                      </w:rPr>
                      <w:t>V. Interrante, B. Ries und L. Anderson, „Seven League Boots: A New Metaphor for Augmented Locomotion through Moderately Large Scale Immersive Virtual Environments,“ 2007.</w:t>
                    </w:r>
                  </w:p>
                </w:tc>
              </w:tr>
              <w:tr w:rsidR="00257CB0" w:rsidRPr="00983543" w14:paraId="60F9BDD8" w14:textId="77777777">
                <w:trPr>
                  <w:divId w:val="529538007"/>
                  <w:tblCellSpacing w:w="15" w:type="dxa"/>
                </w:trPr>
                <w:tc>
                  <w:tcPr>
                    <w:tcW w:w="50" w:type="pct"/>
                    <w:hideMark/>
                  </w:tcPr>
                  <w:p w14:paraId="6A209890" w14:textId="77777777" w:rsidR="00257CB0" w:rsidRDefault="00257CB0">
                    <w:pPr>
                      <w:pStyle w:val="Bibliography"/>
                      <w:rPr>
                        <w:noProof/>
                      </w:rPr>
                    </w:pPr>
                    <w:r>
                      <w:rPr>
                        <w:noProof/>
                      </w:rPr>
                      <w:t xml:space="preserve">[80] </w:t>
                    </w:r>
                  </w:p>
                </w:tc>
                <w:tc>
                  <w:tcPr>
                    <w:tcW w:w="0" w:type="auto"/>
                    <w:hideMark/>
                  </w:tcPr>
                  <w:p w14:paraId="7F89B535" w14:textId="77777777" w:rsidR="00257CB0" w:rsidRPr="00983543" w:rsidRDefault="00257CB0">
                    <w:pPr>
                      <w:pStyle w:val="Bibliography"/>
                      <w:rPr>
                        <w:noProof/>
                        <w:lang w:val="en-US"/>
                      </w:rPr>
                    </w:pPr>
                    <w:r w:rsidRPr="00983543">
                      <w:rPr>
                        <w:noProof/>
                        <w:lang w:val="en-US"/>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Bibliography"/>
                      <w:rPr>
                        <w:noProof/>
                      </w:rPr>
                    </w:pPr>
                    <w:r>
                      <w:rPr>
                        <w:noProof/>
                      </w:rPr>
                      <w:t xml:space="preserve">[81] </w:t>
                    </w:r>
                  </w:p>
                </w:tc>
                <w:tc>
                  <w:tcPr>
                    <w:tcW w:w="0" w:type="auto"/>
                    <w:hideMark/>
                  </w:tcPr>
                  <w:p w14:paraId="3ABECAFD" w14:textId="77777777" w:rsidR="00257CB0" w:rsidRDefault="00257CB0">
                    <w:pPr>
                      <w:pStyle w:val="Bibliography"/>
                      <w:rPr>
                        <w:noProof/>
                      </w:rPr>
                    </w:pPr>
                    <w:r>
                      <w:rPr>
                        <w:noProof/>
                      </w:rPr>
                      <w:t>G. Bruder, F. Steinicke und K. H. Hinrichs, „Arch-Explore: A natural user interface for immersive architectural,“ 2009.</w:t>
                    </w:r>
                  </w:p>
                </w:tc>
              </w:tr>
              <w:tr w:rsidR="00257CB0" w:rsidRPr="00983543" w14:paraId="54B5E00E" w14:textId="77777777">
                <w:trPr>
                  <w:divId w:val="529538007"/>
                  <w:tblCellSpacing w:w="15" w:type="dxa"/>
                </w:trPr>
                <w:tc>
                  <w:tcPr>
                    <w:tcW w:w="50" w:type="pct"/>
                    <w:hideMark/>
                  </w:tcPr>
                  <w:p w14:paraId="36E84382" w14:textId="77777777" w:rsidR="00257CB0" w:rsidRDefault="00257CB0">
                    <w:pPr>
                      <w:pStyle w:val="Bibliography"/>
                      <w:rPr>
                        <w:noProof/>
                      </w:rPr>
                    </w:pPr>
                    <w:r>
                      <w:rPr>
                        <w:noProof/>
                      </w:rPr>
                      <w:lastRenderedPageBreak/>
                      <w:t xml:space="preserve">[82] </w:t>
                    </w:r>
                  </w:p>
                </w:tc>
                <w:tc>
                  <w:tcPr>
                    <w:tcW w:w="0" w:type="auto"/>
                    <w:hideMark/>
                  </w:tcPr>
                  <w:p w14:paraId="0772A879" w14:textId="77777777" w:rsidR="00257CB0" w:rsidRPr="00983543" w:rsidRDefault="00257CB0">
                    <w:pPr>
                      <w:pStyle w:val="Bibliography"/>
                      <w:rPr>
                        <w:noProof/>
                        <w:lang w:val="en-US"/>
                      </w:rPr>
                    </w:pPr>
                    <w:r w:rsidRPr="00983543">
                      <w:rPr>
                        <w:noProof/>
                        <w:lang w:val="en-US"/>
                      </w:rPr>
                      <w:t>T. Peck, H. Fuchs und M. Whitton, „Evaluation of Reorientation Techniques and Distractors for Walking in Large Virtual Environments,“ 2008.</w:t>
                    </w:r>
                  </w:p>
                </w:tc>
              </w:tr>
              <w:tr w:rsidR="00257CB0" w:rsidRPr="00983543" w14:paraId="3CA53DDE" w14:textId="77777777">
                <w:trPr>
                  <w:divId w:val="529538007"/>
                  <w:tblCellSpacing w:w="15" w:type="dxa"/>
                </w:trPr>
                <w:tc>
                  <w:tcPr>
                    <w:tcW w:w="50" w:type="pct"/>
                    <w:hideMark/>
                  </w:tcPr>
                  <w:p w14:paraId="60615878" w14:textId="77777777" w:rsidR="00257CB0" w:rsidRDefault="00257CB0">
                    <w:pPr>
                      <w:pStyle w:val="Bibliography"/>
                      <w:rPr>
                        <w:noProof/>
                      </w:rPr>
                    </w:pPr>
                    <w:r>
                      <w:rPr>
                        <w:noProof/>
                      </w:rPr>
                      <w:t xml:space="preserve">[83] </w:t>
                    </w:r>
                  </w:p>
                </w:tc>
                <w:tc>
                  <w:tcPr>
                    <w:tcW w:w="0" w:type="auto"/>
                    <w:hideMark/>
                  </w:tcPr>
                  <w:p w14:paraId="118BD634" w14:textId="77777777" w:rsidR="00257CB0" w:rsidRPr="00983543" w:rsidRDefault="00257CB0">
                    <w:pPr>
                      <w:pStyle w:val="Bibliography"/>
                      <w:rPr>
                        <w:noProof/>
                        <w:lang w:val="en-US"/>
                      </w:rPr>
                    </w:pPr>
                    <w:r w:rsidRPr="00983543">
                      <w:rPr>
                        <w:noProof/>
                        <w:lang w:val="en-US"/>
                      </w:rPr>
                      <w:t>N. C. Huff, J. A. Hernandez, M. E. Fecteau, D. J. Zielinski, R. Brady und K. S. LaBar, „Revealing context-specific conditioned fear memories with full immersion virtual reality,“ 2011.</w:t>
                    </w:r>
                  </w:p>
                </w:tc>
              </w:tr>
            </w:tbl>
            <w:p w14:paraId="2A43313C" w14:textId="77777777" w:rsidR="00257CB0" w:rsidRPr="00983543" w:rsidRDefault="00257CB0">
              <w:pPr>
                <w:divId w:val="529538007"/>
                <w:rPr>
                  <w:noProof/>
                  <w:lang w:val="en-US"/>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Heading2"/>
      </w:pPr>
      <w:bookmarkStart w:id="390" w:name="_Toc82686303"/>
      <w:bookmarkStart w:id="391" w:name="_Toc82687048"/>
      <w:r w:rsidRPr="005F4571">
        <w:lastRenderedPageBreak/>
        <w:t>Eidesstattliche Erklärung</w:t>
      </w:r>
      <w:bookmarkEnd w:id="390"/>
      <w:bookmarkEnd w:id="391"/>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Heading2"/>
        <w:ind w:left="0" w:firstLine="0"/>
      </w:pPr>
      <w:bookmarkStart w:id="392" w:name="_Toc82686304"/>
      <w:bookmarkStart w:id="393" w:name="_Toc82687049"/>
      <w:r>
        <w:lastRenderedPageBreak/>
        <w:t>Anhang</w:t>
      </w:r>
      <w:bookmarkEnd w:id="392"/>
      <w:bookmarkEnd w:id="393"/>
    </w:p>
    <w:p w14:paraId="77A5A40C" w14:textId="5953210C" w:rsidR="00424690" w:rsidRDefault="00424690">
      <w:pPr>
        <w:pStyle w:val="TOC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2685784" w:history="1">
        <w:r w:rsidRPr="005B0672">
          <w:rPr>
            <w:rStyle w:val="Hyperlink"/>
            <w:noProof/>
          </w:rPr>
          <w:t>Anhang 1: Antworten des Feedbackbogens</w:t>
        </w:r>
        <w:r>
          <w:rPr>
            <w:noProof/>
            <w:webHidden/>
          </w:rPr>
          <w:tab/>
        </w:r>
        <w:r>
          <w:rPr>
            <w:noProof/>
            <w:webHidden/>
          </w:rPr>
          <w:fldChar w:fldCharType="begin"/>
        </w:r>
        <w:r>
          <w:rPr>
            <w:noProof/>
            <w:webHidden/>
          </w:rPr>
          <w:instrText xml:space="preserve"> PAGEREF _Toc82685784 \h </w:instrText>
        </w:r>
        <w:r>
          <w:rPr>
            <w:noProof/>
            <w:webHidden/>
          </w:rPr>
        </w:r>
        <w:r>
          <w:rPr>
            <w:noProof/>
            <w:webHidden/>
          </w:rPr>
          <w:fldChar w:fldCharType="separate"/>
        </w:r>
        <w:r>
          <w:rPr>
            <w:noProof/>
            <w:webHidden/>
          </w:rPr>
          <w:t>64</w:t>
        </w:r>
        <w:r>
          <w:rPr>
            <w:noProof/>
            <w:webHidden/>
          </w:rPr>
          <w:fldChar w:fldCharType="end"/>
        </w:r>
      </w:hyperlink>
    </w:p>
    <w:p w14:paraId="289364AF" w14:textId="6F7C6E8C" w:rsidR="00424690" w:rsidRDefault="006F6ED2">
      <w:pPr>
        <w:pStyle w:val="TOC1"/>
        <w:tabs>
          <w:tab w:val="right" w:leader="dot" w:pos="9344"/>
        </w:tabs>
        <w:rPr>
          <w:rFonts w:asciiTheme="minorHAnsi" w:eastAsiaTheme="minorEastAsia" w:hAnsiTheme="minorHAnsi" w:cstheme="minorBidi"/>
          <w:b w:val="0"/>
          <w:noProof/>
          <w:szCs w:val="22"/>
        </w:rPr>
      </w:pPr>
      <w:hyperlink w:anchor="_Toc82685785" w:history="1">
        <w:r w:rsidR="00424690" w:rsidRPr="005B0672">
          <w:rPr>
            <w:rStyle w:val="Hyperlink"/>
            <w:noProof/>
          </w:rPr>
          <w:t>Anhang 2: Ablaufplan der Evaluation</w:t>
        </w:r>
        <w:r w:rsidR="00424690">
          <w:rPr>
            <w:noProof/>
            <w:webHidden/>
          </w:rPr>
          <w:tab/>
        </w:r>
        <w:r w:rsidR="00424690">
          <w:rPr>
            <w:noProof/>
            <w:webHidden/>
          </w:rPr>
          <w:fldChar w:fldCharType="begin"/>
        </w:r>
        <w:r w:rsidR="00424690">
          <w:rPr>
            <w:noProof/>
            <w:webHidden/>
          </w:rPr>
          <w:instrText xml:space="preserve"> PAGEREF _Toc82685785 \h </w:instrText>
        </w:r>
        <w:r w:rsidR="00424690">
          <w:rPr>
            <w:noProof/>
            <w:webHidden/>
          </w:rPr>
        </w:r>
        <w:r w:rsidR="00424690">
          <w:rPr>
            <w:noProof/>
            <w:webHidden/>
          </w:rPr>
          <w:fldChar w:fldCharType="separate"/>
        </w:r>
        <w:r w:rsidR="00424690">
          <w:rPr>
            <w:noProof/>
            <w:webHidden/>
          </w:rPr>
          <w:t>65</w:t>
        </w:r>
        <w:r w:rsidR="00424690">
          <w:rPr>
            <w:noProof/>
            <w:webHidden/>
          </w:rPr>
          <w:fldChar w:fldCharType="end"/>
        </w:r>
      </w:hyperlink>
    </w:p>
    <w:p w14:paraId="2939A06B" w14:textId="398A5F06"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394" w:name="_Toc82685785"/>
      <w:bookmarkStart w:id="395" w:name="_Toc82685784"/>
      <w:r>
        <w:lastRenderedPageBreak/>
        <w:t xml:space="preserve">Anhang 1: </w:t>
      </w:r>
      <w:r w:rsidR="00267878">
        <w:t>Vorgehensweise</w:t>
      </w:r>
      <w:r>
        <w:t xml:space="preserve"> der Evaluation</w:t>
      </w:r>
      <w:bookmarkEnd w:id="394"/>
    </w:p>
    <w:p w14:paraId="1A45B663" w14:textId="3DCF1F6C" w:rsidR="004B6AB3" w:rsidRPr="004B6AB3" w:rsidRDefault="004B6AB3" w:rsidP="004B6AB3">
      <w:pPr>
        <w:jc w:val="center"/>
      </w:pPr>
      <w:r>
        <w:rPr>
          <w:noProof/>
        </w:rPr>
        <w:drawing>
          <wp:inline distT="0" distB="0" distL="0" distR="0" wp14:anchorId="23C4CEE9" wp14:editId="748F3C64">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r>
        <w:lastRenderedPageBreak/>
        <w:t xml:space="preserve">Anhang </w:t>
      </w:r>
      <w:r w:rsidR="008F38DE">
        <w:t>2</w:t>
      </w:r>
      <w:r>
        <w:t xml:space="preserve">: </w:t>
      </w:r>
      <w:r w:rsidR="00A9006A">
        <w:t>Antworten des Feedbackbogens</w:t>
      </w:r>
      <w:bookmarkEnd w:id="395"/>
    </w:p>
    <w:p w14:paraId="470B3566" w14:textId="06501651" w:rsidR="006F57B3" w:rsidRDefault="00A74258" w:rsidP="00A74258">
      <w:r>
        <w:rPr>
          <w:noProof/>
        </w:rPr>
        <w:drawing>
          <wp:inline distT="0" distB="0" distL="0" distR="0" wp14:anchorId="4C4B33B8" wp14:editId="3CAD8CB9">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777777" w:rsidR="006F57B3" w:rsidRDefault="006F57B3">
      <w:pPr>
        <w:spacing w:line="240" w:lineRule="auto"/>
        <w:jc w:val="left"/>
      </w:pPr>
      <w:r>
        <w:br w:type="page"/>
      </w:r>
    </w:p>
    <w:sectPr w:rsidR="006F57B3" w:rsidSect="00CB07DF">
      <w:footerReference w:type="first" r:id="rId136"/>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Philip Schaefer" w:date="2021-12-08T03:37:00Z" w:initials="PS">
    <w:p w14:paraId="0FE58D61" w14:textId="21C20B19" w:rsidR="00983543" w:rsidRDefault="00983543">
      <w:pPr>
        <w:pStyle w:val="CommentText"/>
      </w:pPr>
      <w:r>
        <w:rPr>
          <w:rStyle w:val="CommentReference"/>
        </w:rPr>
        <w:annotationRef/>
      </w:r>
      <w:r>
        <w:t xml:space="preserve">Hier </w:t>
      </w:r>
      <w:proofErr w:type="spellStart"/>
      <w:r>
        <w:t>fehtl</w:t>
      </w:r>
      <w:proofErr w:type="spellEnd"/>
      <w:r>
        <w:t xml:space="preserve"> noch etwas mehr </w:t>
      </w:r>
      <w:proofErr w:type="spellStart"/>
      <w:r>
        <w:t>Hinleitung</w:t>
      </w:r>
      <w:proofErr w:type="spellEnd"/>
      <w:r>
        <w:t xml:space="preserve"> zum Thema. Warum möchten wir die </w:t>
      </w:r>
      <w:proofErr w:type="gramStart"/>
      <w:r>
        <w:t>Benutzer überhaupt</w:t>
      </w:r>
      <w:proofErr w:type="gramEnd"/>
      <w:r>
        <w:t xml:space="preserve"> Konditionieren.</w:t>
      </w:r>
    </w:p>
  </w:comment>
  <w:comment w:id="22" w:author="Philip Schaefer" w:date="2021-12-08T03:38:00Z" w:initials="PS">
    <w:p w14:paraId="3AD6F6E0" w14:textId="77FEACFC" w:rsidR="00CA412F" w:rsidRPr="00CA412F" w:rsidRDefault="00983543">
      <w:pPr>
        <w:pStyle w:val="CommentText"/>
        <w:rPr>
          <w:sz w:val="16"/>
          <w:szCs w:val="16"/>
        </w:rPr>
      </w:pPr>
      <w:r>
        <w:rPr>
          <w:rStyle w:val="CommentReference"/>
        </w:rPr>
        <w:annotationRef/>
      </w:r>
      <w:r>
        <w:rPr>
          <w:rStyle w:val="CommentReference"/>
        </w:rPr>
        <w:t xml:space="preserve">Die Zielsetzung muss ebenfalls detaillierter definiert werden. </w:t>
      </w:r>
      <w:r w:rsidR="00CA412F">
        <w:rPr>
          <w:rStyle w:val="CommentReference"/>
        </w:rPr>
        <w:t xml:space="preserve">Als Anhaltspunkte kannst du die Ergebnisse der Studie nehmen. </w:t>
      </w:r>
    </w:p>
  </w:comment>
  <w:comment w:id="26" w:author="Philip Schaefer" w:date="2021-12-08T03:49:00Z" w:initials="PS">
    <w:p w14:paraId="36FDD1DE" w14:textId="19E95399" w:rsidR="00CA412F" w:rsidRDefault="00CA412F">
      <w:pPr>
        <w:pStyle w:val="CommentText"/>
      </w:pPr>
      <w:r>
        <w:rPr>
          <w:rStyle w:val="CommentReference"/>
        </w:rPr>
        <w:annotationRef/>
      </w:r>
      <w:r>
        <w:t xml:space="preserve">Wichtig ist hier auch die Vorgehensweise zu erläutern, wie die Zielsetzung umgesetzt wird. </w:t>
      </w:r>
    </w:p>
  </w:comment>
  <w:comment w:id="29" w:author="Meixner" w:date="2013-09-02T10:54:00Z" w:initials="M">
    <w:p w14:paraId="735957AF" w14:textId="77777777" w:rsidR="004C6A26" w:rsidRDefault="004C6A26">
      <w:pPr>
        <w:pStyle w:val="CommentText"/>
      </w:pPr>
      <w:r>
        <w:rPr>
          <w:rStyle w:val="CommentReference"/>
        </w:rPr>
        <w:annotationRef/>
      </w:r>
      <w:r w:rsidRPr="000F0ADF">
        <w:t>20-50% der Arbeit, je nachdem, ob es sich bei der Arbeit vornehmlich um eine Recherche oder die Ent</w:t>
      </w:r>
      <w:r>
        <w:t>wicklung eines Konzepts handelt</w:t>
      </w:r>
    </w:p>
  </w:comment>
  <w:comment w:id="33" w:author="Philip Schaefer" w:date="2021-12-08T03:51:00Z" w:initials="PS">
    <w:p w14:paraId="4DD31470" w14:textId="59F4DADF" w:rsidR="00CA412F" w:rsidRDefault="00CA412F">
      <w:pPr>
        <w:pStyle w:val="CommentText"/>
      </w:pPr>
      <w:r>
        <w:rPr>
          <w:rStyle w:val="CommentReference"/>
        </w:rPr>
        <w:annotationRef/>
      </w:r>
      <w:r>
        <w:t xml:space="preserve">Hier kannst du ein Bild einfügen. </w:t>
      </w:r>
    </w:p>
  </w:comment>
  <w:comment w:id="47" w:author="Philip Schaefer" w:date="2021-12-08T03:53:00Z" w:initials="PS">
    <w:p w14:paraId="1CA25D33" w14:textId="3C5BE56C" w:rsidR="00FF76B9" w:rsidRDefault="00FF76B9">
      <w:pPr>
        <w:pStyle w:val="CommentText"/>
      </w:pPr>
      <w:r>
        <w:rPr>
          <w:rStyle w:val="CommentReference"/>
        </w:rPr>
        <w:annotationRef/>
      </w:r>
      <w:r>
        <w:t>Unterschiede zu was?</w:t>
      </w:r>
    </w:p>
  </w:comment>
  <w:comment w:id="50" w:author="Philip Schaefer" w:date="2021-12-08T03:54:00Z" w:initials="PS">
    <w:p w14:paraId="77F792C2" w14:textId="6367198E" w:rsidR="00FF76B9" w:rsidRDefault="00FF76B9">
      <w:pPr>
        <w:pStyle w:val="CommentText"/>
      </w:pPr>
      <w:r>
        <w:rPr>
          <w:rStyle w:val="CommentReference"/>
        </w:rPr>
        <w:annotationRef/>
      </w:r>
      <w:proofErr w:type="gramStart"/>
      <w:r>
        <w:t>Die Präsenz</w:t>
      </w:r>
      <w:proofErr w:type="gramEnd"/>
      <w:r>
        <w:t xml:space="preserve"> ist ein subjektives Maß mit dem gemessen wird, wie stark sich der Benutzer mit seinem Denken und Handeln in die Virtuelle Welt versetzt fühlt (Slater)</w:t>
      </w:r>
    </w:p>
  </w:comment>
  <w:comment w:id="53" w:author="Philip Schaefer" w:date="2021-12-08T03:56:00Z" w:initials="PS">
    <w:p w14:paraId="1F7CAD7E" w14:textId="240D240C" w:rsidR="00FF76B9" w:rsidRDefault="00FF76B9">
      <w:pPr>
        <w:pStyle w:val="CommentText"/>
      </w:pPr>
      <w:r>
        <w:rPr>
          <w:rStyle w:val="CommentReference"/>
        </w:rPr>
        <w:annotationRef/>
      </w:r>
      <w:r>
        <w:t xml:space="preserve">Satz ist </w:t>
      </w:r>
      <w:proofErr w:type="gramStart"/>
      <w:r>
        <w:t>ziemlich schief</w:t>
      </w:r>
      <w:proofErr w:type="gramEnd"/>
    </w:p>
  </w:comment>
  <w:comment w:id="58" w:author="Philip Schaefer" w:date="2021-12-08T03:56:00Z" w:initials="PS">
    <w:p w14:paraId="26FCB3F1" w14:textId="7D52F817" w:rsidR="00FF76B9" w:rsidRDefault="00FF76B9">
      <w:pPr>
        <w:pStyle w:val="CommentText"/>
      </w:pPr>
      <w:r>
        <w:rPr>
          <w:rStyle w:val="CommentReference"/>
        </w:rPr>
        <w:annotationRef/>
      </w:r>
      <w:r>
        <w:t>Ist die Grafik von dir? Falls nicht, bitte zitieren</w:t>
      </w:r>
    </w:p>
  </w:comment>
  <w:comment w:id="63" w:author="Philip Schaefer" w:date="2021-12-08T03:57:00Z" w:initials="PS">
    <w:p w14:paraId="741F07F6" w14:textId="7F9ADE46" w:rsidR="00A601B6" w:rsidRDefault="00A601B6">
      <w:pPr>
        <w:pStyle w:val="CommentText"/>
      </w:pPr>
      <w:r>
        <w:rPr>
          <w:rStyle w:val="CommentReference"/>
        </w:rPr>
        <w:annotationRef/>
      </w:r>
      <w:r>
        <w:t xml:space="preserve">Das natürliche Gehen ist </w:t>
      </w:r>
      <w:proofErr w:type="gramStart"/>
      <w:r>
        <w:t>natürlich..</w:t>
      </w:r>
      <w:proofErr w:type="gramEnd"/>
      <w:r>
        <w:t xml:space="preserve"> </w:t>
      </w:r>
      <w:proofErr w:type="gramStart"/>
      <w:r>
        <w:t>;D</w:t>
      </w:r>
      <w:proofErr w:type="gramEnd"/>
    </w:p>
  </w:comment>
  <w:comment w:id="65" w:author="Philip Schaefer" w:date="2021-12-08T04:04:00Z" w:initials="PS">
    <w:p w14:paraId="31516D2B" w14:textId="165A6106" w:rsidR="005F23E8" w:rsidRDefault="005F23E8">
      <w:pPr>
        <w:pStyle w:val="CommentText"/>
      </w:pPr>
      <w:r>
        <w:rPr>
          <w:rStyle w:val="CommentReference"/>
        </w:rPr>
        <w:annotationRef/>
      </w:r>
      <w:r>
        <w:t>Der Bahnkurven? Hast du den Abschnitt wieder 1 zu 1 aus dem Englischen übersetzt?</w:t>
      </w:r>
    </w:p>
  </w:comment>
  <w:comment w:id="74" w:author="Philip Schaefer" w:date="2021-12-08T04:08:00Z" w:initials="PS">
    <w:p w14:paraId="099F163C" w14:textId="4DE3AD1E" w:rsidR="00897D70" w:rsidRDefault="00897D70">
      <w:pPr>
        <w:pStyle w:val="CommentText"/>
      </w:pPr>
      <w:r>
        <w:rPr>
          <w:rStyle w:val="CommentReference"/>
        </w:rPr>
        <w:annotationRef/>
      </w:r>
      <w:r>
        <w:t>Das ist doppelt. Bruder et al. haben in experimentell nachgewiesen, dass ….</w:t>
      </w:r>
    </w:p>
  </w:comment>
  <w:comment w:id="323" w:author="Philip Schaefer" w:date="2021-12-08T04:46:00Z" w:initials="PS">
    <w:p w14:paraId="6957EF64" w14:textId="787570A0" w:rsidR="00E877B4" w:rsidRDefault="00E877B4">
      <w:pPr>
        <w:pStyle w:val="CommentText"/>
      </w:pPr>
      <w:r>
        <w:rPr>
          <w:rStyle w:val="CommentReference"/>
        </w:rPr>
        <w:annotationRef/>
      </w:r>
      <w:r>
        <w:t>Welche Forschungsfrage/Hypothese soll untersucht werden?</w:t>
      </w:r>
    </w:p>
  </w:comment>
  <w:comment w:id="385" w:author="Meixner" w:date="2013-10-02T09:59:00Z" w:initials="M">
    <w:p w14:paraId="7DD46468" w14:textId="22DA1098" w:rsidR="004C6A26" w:rsidRDefault="004C6A26">
      <w:pPr>
        <w:pStyle w:val="CommentText"/>
      </w:pPr>
      <w:r>
        <w:rPr>
          <w:rStyle w:val="CommentReference"/>
        </w:rPr>
        <w:annotationRef/>
      </w:r>
      <w:r>
        <w:rPr>
          <w:rStyle w:val="CommentReference"/>
        </w:rPr>
        <w:annotationRef/>
      </w:r>
      <w:r>
        <w:t>3-4 Seiten</w:t>
      </w:r>
    </w:p>
  </w:comment>
  <w:comment w:id="389" w:author="Meixner" w:date="2013-12-03T22:01:00Z" w:initials="M">
    <w:p w14:paraId="23502D20" w14:textId="177E1BE7" w:rsidR="004C6A26" w:rsidRDefault="004C6A26">
      <w:pPr>
        <w:pStyle w:val="CommentText"/>
      </w:pPr>
      <w:r>
        <w:rPr>
          <w:rStyle w:val="CommentReference"/>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E58D61" w15:done="0"/>
  <w15:commentEx w15:paraId="3AD6F6E0" w15:done="0"/>
  <w15:commentEx w15:paraId="36FDD1DE" w15:done="0"/>
  <w15:commentEx w15:paraId="735957AF" w15:done="0"/>
  <w15:commentEx w15:paraId="4DD31470" w15:done="0"/>
  <w15:commentEx w15:paraId="1CA25D33" w15:done="0"/>
  <w15:commentEx w15:paraId="77F792C2" w15:done="0"/>
  <w15:commentEx w15:paraId="1F7CAD7E" w15:done="0"/>
  <w15:commentEx w15:paraId="26FCB3F1" w15:done="0"/>
  <w15:commentEx w15:paraId="741F07F6" w15:done="0"/>
  <w15:commentEx w15:paraId="31516D2B" w15:done="0"/>
  <w15:commentEx w15:paraId="099F163C" w15:done="0"/>
  <w15:commentEx w15:paraId="6957EF64" w15:done="0"/>
  <w15:commentEx w15:paraId="7DD46468" w15:done="0"/>
  <w15:commentEx w15:paraId="23502D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AA6FE" w16cex:dateUtc="2021-12-08T02:37:00Z"/>
  <w16cex:commentExtensible w16cex:durableId="255AA74C" w16cex:dateUtc="2021-12-08T02:38:00Z"/>
  <w16cex:commentExtensible w16cex:durableId="255AA9AD" w16cex:dateUtc="2021-12-08T02:49:00Z"/>
  <w16cex:commentExtensible w16cex:durableId="23E115DF" w16cex:dateUtc="2013-09-02T08:54:00Z"/>
  <w16cex:commentExtensible w16cex:durableId="255AAA24" w16cex:dateUtc="2021-12-08T02:51:00Z"/>
  <w16cex:commentExtensible w16cex:durableId="255AAAAF" w16cex:dateUtc="2021-12-08T02:53:00Z"/>
  <w16cex:commentExtensible w16cex:durableId="255AAAE5" w16cex:dateUtc="2021-12-08T02:54:00Z"/>
  <w16cex:commentExtensible w16cex:durableId="255AAB63" w16cex:dateUtc="2021-12-08T02:56:00Z"/>
  <w16cex:commentExtensible w16cex:durableId="255AAB81" w16cex:dateUtc="2021-12-08T02:56:00Z"/>
  <w16cex:commentExtensible w16cex:durableId="255AABB7" w16cex:dateUtc="2021-12-08T02:57:00Z"/>
  <w16cex:commentExtensible w16cex:durableId="255AAD53" w16cex:dateUtc="2021-12-08T03:04:00Z"/>
  <w16cex:commentExtensible w16cex:durableId="255AAE24" w16cex:dateUtc="2021-12-08T03:08:00Z"/>
  <w16cex:commentExtensible w16cex:durableId="255AB736" w16cex:dateUtc="2021-12-08T03:46:00Z"/>
  <w16cex:commentExtensible w16cex:durableId="23E115E2" w16cex:dateUtc="2013-10-02T07:59:00Z"/>
  <w16cex:commentExtensible w16cex:durableId="23E115E3" w16cex:dateUtc="2013-12-03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E58D61" w16cid:durableId="255AA6FE"/>
  <w16cid:commentId w16cid:paraId="3AD6F6E0" w16cid:durableId="255AA74C"/>
  <w16cid:commentId w16cid:paraId="36FDD1DE" w16cid:durableId="255AA9AD"/>
  <w16cid:commentId w16cid:paraId="735957AF" w16cid:durableId="23E115DF"/>
  <w16cid:commentId w16cid:paraId="4DD31470" w16cid:durableId="255AAA24"/>
  <w16cid:commentId w16cid:paraId="1CA25D33" w16cid:durableId="255AAAAF"/>
  <w16cid:commentId w16cid:paraId="77F792C2" w16cid:durableId="255AAAE5"/>
  <w16cid:commentId w16cid:paraId="1F7CAD7E" w16cid:durableId="255AAB63"/>
  <w16cid:commentId w16cid:paraId="26FCB3F1" w16cid:durableId="255AAB81"/>
  <w16cid:commentId w16cid:paraId="741F07F6" w16cid:durableId="255AABB7"/>
  <w16cid:commentId w16cid:paraId="31516D2B" w16cid:durableId="255AAD53"/>
  <w16cid:commentId w16cid:paraId="099F163C" w16cid:durableId="255AAE24"/>
  <w16cid:commentId w16cid:paraId="6957EF64" w16cid:durableId="255AB736"/>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47BD4" w14:textId="77777777" w:rsidR="006F6ED2" w:rsidRDefault="006F6ED2">
      <w:r>
        <w:separator/>
      </w:r>
    </w:p>
  </w:endnote>
  <w:endnote w:type="continuationSeparator" w:id="0">
    <w:p w14:paraId="596CF112" w14:textId="77777777" w:rsidR="006F6ED2" w:rsidRDefault="006F6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20B0604020202020204"/>
    <w:charset w:val="00"/>
    <w:family w:val="roman"/>
    <w:notTrueType/>
    <w:pitch w:val="default"/>
    <w:sig w:usb0="00000003" w:usb1="00000000" w:usb2="00000000" w:usb3="00000000" w:csb0="00000001" w:csb1="00000000"/>
  </w:font>
  <w:font w:name="LMRoman10-Italic">
    <w:altName w:val="Cambria"/>
    <w:panose1 w:val="020B06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ooter"/>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ooter"/>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6F6ED2" w:rsidP="00862308">
    <w:pPr>
      <w:pStyle w:val="Footer"/>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ooter"/>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48720" w14:textId="77777777" w:rsidR="006F6ED2" w:rsidRDefault="006F6ED2">
      <w:r>
        <w:separator/>
      </w:r>
    </w:p>
  </w:footnote>
  <w:footnote w:type="continuationSeparator" w:id="0">
    <w:p w14:paraId="148508F0" w14:textId="77777777" w:rsidR="006F6ED2" w:rsidRDefault="006F6E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Header"/>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6E074C14"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F65C3C">
                            <w:rPr>
                              <w:b/>
                              <w:bCs/>
                              <w:noProof/>
                              <w:sz w:val="20"/>
                              <w:szCs w:val="20"/>
                              <w:lang w:val="en-GB"/>
                            </w:rPr>
                            <w:t>Error! Use the Home tab to apply Überschrift 2 to the text that you want to appear here.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47"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" o:allowincell="f" filled="f" stroked="f">
              <v:textbox style="mso-fit-shape-to-text:t" inset=",0,,0">
                <w:txbxContent>
                  <w:p w14:paraId="154CC77E" w14:textId="6E074C14"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F65C3C">
                      <w:rPr>
                        <w:b/>
                        <w:bCs/>
                        <w:noProof/>
                        <w:sz w:val="20"/>
                        <w:szCs w:val="20"/>
                        <w:lang w:val="en-GB"/>
                      </w:rPr>
                      <w:t>Error! Use the Home tab to apply Überschrift 2 to the text that you want to appear here.</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Header"/>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05F4A40D"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F65C3C">
                            <w:rPr>
                              <w:b/>
                              <w:bCs/>
                              <w:noProof/>
                              <w:sz w:val="20"/>
                              <w:szCs w:val="20"/>
                              <w:lang w:val="en-GB"/>
                            </w:rPr>
                            <w:t>Error! Use the Home tab to apply Überschrift 2 to the text that you want to appear here.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48"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" o:allowincell="f" filled="f" stroked="f">
              <v:textbox style="mso-fit-shape-to-text:t" inset=",0,,0">
                <w:txbxContent>
                  <w:p w14:paraId="098A0A46" w14:textId="05F4A40D"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F65C3C">
                      <w:rPr>
                        <w:b/>
                        <w:bCs/>
                        <w:noProof/>
                        <w:sz w:val="20"/>
                        <w:szCs w:val="20"/>
                        <w:lang w:val="en-GB"/>
                      </w:rPr>
                      <w:t>Error! Use the Home tab to apply Überschrift 2 to the text that you want to appear here.</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Header"/>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72E80D33"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877B4">
                            <w:rPr>
                              <w:b/>
                              <w:bCs/>
                              <w:noProof/>
                              <w:sz w:val="20"/>
                              <w:szCs w:val="20"/>
                              <w:lang w:val="en-GB"/>
                            </w:rPr>
                            <w:t>Error! Use the Home tab to apply Überschrift 2 to the text that you want to appear here.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49"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" o:allowincell="f" filled="f" stroked="f">
              <v:textbox style="mso-fit-shape-to-text:t" inset=",0,,0">
                <w:txbxContent>
                  <w:p w14:paraId="438ADCE8" w14:textId="72E80D33"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877B4">
                      <w:rPr>
                        <w:b/>
                        <w:bCs/>
                        <w:noProof/>
                        <w:sz w:val="20"/>
                        <w:szCs w:val="20"/>
                        <w:lang w:val="en-GB"/>
                      </w:rPr>
                      <w:t>Error! Use the Home tab to apply Überschrift 2 to the text that you want to appear here.</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Heading2"/>
      <w:lvlText w:val="%2"/>
      <w:lvlJc w:val="left"/>
      <w:pPr>
        <w:tabs>
          <w:tab w:val="num" w:pos="576"/>
        </w:tabs>
        <w:ind w:left="576" w:hanging="576"/>
      </w:pPr>
      <w:rPr>
        <w:rFonts w:hint="default"/>
      </w:rPr>
    </w:lvl>
    <w:lvl w:ilvl="2">
      <w:start w:val="1"/>
      <w:numFmt w:val="decimal"/>
      <w:pStyle w:val="Heading3"/>
      <w:lvlText w:val="%2.%3"/>
      <w:lvlJc w:val="left"/>
      <w:pPr>
        <w:tabs>
          <w:tab w:val="num" w:pos="720"/>
        </w:tabs>
        <w:ind w:left="720" w:hanging="720"/>
      </w:pPr>
      <w:rPr>
        <w:rFonts w:hint="default"/>
      </w:rPr>
    </w:lvl>
    <w:lvl w:ilvl="3">
      <w:start w:val="1"/>
      <w:numFmt w:val="decimal"/>
      <w:pStyle w:val="Heading4"/>
      <w:lvlText w:val="%2.%3.%4"/>
      <w:lvlJc w:val="left"/>
      <w:pPr>
        <w:tabs>
          <w:tab w:val="num" w:pos="864"/>
        </w:tabs>
        <w:ind w:left="864" w:hanging="864"/>
      </w:pPr>
      <w:rPr>
        <w:rFonts w:hint="default"/>
      </w:rPr>
    </w:lvl>
    <w:lvl w:ilvl="4">
      <w:start w:val="1"/>
      <w:numFmt w:val="decimal"/>
      <w:pStyle w:val="Heading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Heading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3"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5"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4"/>
  </w:num>
  <w:num w:numId="4">
    <w:abstractNumId w:val="24"/>
  </w:num>
  <w:num w:numId="5">
    <w:abstractNumId w:val="32"/>
  </w:num>
  <w:num w:numId="6">
    <w:abstractNumId w:val="23"/>
  </w:num>
  <w:num w:numId="7">
    <w:abstractNumId w:val="29"/>
  </w:num>
  <w:num w:numId="8">
    <w:abstractNumId w:val="33"/>
  </w:num>
  <w:num w:numId="9">
    <w:abstractNumId w:val="26"/>
  </w:num>
  <w:num w:numId="10">
    <w:abstractNumId w:val="19"/>
  </w:num>
  <w:num w:numId="11">
    <w:abstractNumId w:val="39"/>
  </w:num>
  <w:num w:numId="12">
    <w:abstractNumId w:val="16"/>
  </w:num>
  <w:num w:numId="13">
    <w:abstractNumId w:val="37"/>
  </w:num>
  <w:num w:numId="14">
    <w:abstractNumId w:val="28"/>
  </w:num>
  <w:num w:numId="15">
    <w:abstractNumId w:val="22"/>
  </w:num>
  <w:num w:numId="16">
    <w:abstractNumId w:val="31"/>
  </w:num>
  <w:num w:numId="17">
    <w:abstractNumId w:val="25"/>
  </w:num>
  <w:num w:numId="18">
    <w:abstractNumId w:val="12"/>
  </w:num>
  <w:num w:numId="19">
    <w:abstractNumId w:val="38"/>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35"/>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ilip Schaefer">
    <w15:presenceInfo w15:providerId="AD" w15:userId="S::philip.schaefer@hs-heilbronn.de::e558aa31-4035-4c33-bdf7-3b782acabb16"/>
  </w15:person>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514B"/>
    <w:rsid w:val="000052AE"/>
    <w:rsid w:val="00005DC8"/>
    <w:rsid w:val="000061A0"/>
    <w:rsid w:val="00006A36"/>
    <w:rsid w:val="00006A99"/>
    <w:rsid w:val="00006B82"/>
    <w:rsid w:val="00006BBB"/>
    <w:rsid w:val="00007494"/>
    <w:rsid w:val="00007A00"/>
    <w:rsid w:val="00007BEE"/>
    <w:rsid w:val="00007C0F"/>
    <w:rsid w:val="00007EAA"/>
    <w:rsid w:val="00010222"/>
    <w:rsid w:val="00010B9B"/>
    <w:rsid w:val="0001103D"/>
    <w:rsid w:val="00011A07"/>
    <w:rsid w:val="00011C76"/>
    <w:rsid w:val="00011D8E"/>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4A"/>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081"/>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1F1"/>
    <w:rsid w:val="0004296E"/>
    <w:rsid w:val="00043072"/>
    <w:rsid w:val="00043627"/>
    <w:rsid w:val="00045173"/>
    <w:rsid w:val="00045425"/>
    <w:rsid w:val="0004609C"/>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32D"/>
    <w:rsid w:val="00060D07"/>
    <w:rsid w:val="00060DB9"/>
    <w:rsid w:val="00061044"/>
    <w:rsid w:val="00061948"/>
    <w:rsid w:val="00061A8B"/>
    <w:rsid w:val="00061AF8"/>
    <w:rsid w:val="0006216E"/>
    <w:rsid w:val="00062427"/>
    <w:rsid w:val="000627B1"/>
    <w:rsid w:val="00063526"/>
    <w:rsid w:val="000638C1"/>
    <w:rsid w:val="00063B3C"/>
    <w:rsid w:val="00063E30"/>
    <w:rsid w:val="00064D2C"/>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BD0"/>
    <w:rsid w:val="00075D10"/>
    <w:rsid w:val="00076231"/>
    <w:rsid w:val="00077178"/>
    <w:rsid w:val="00077A89"/>
    <w:rsid w:val="00077C8B"/>
    <w:rsid w:val="00077E9A"/>
    <w:rsid w:val="00077F4A"/>
    <w:rsid w:val="000800F3"/>
    <w:rsid w:val="00080BD3"/>
    <w:rsid w:val="000813EA"/>
    <w:rsid w:val="00082880"/>
    <w:rsid w:val="00082E0C"/>
    <w:rsid w:val="0008308E"/>
    <w:rsid w:val="0008651C"/>
    <w:rsid w:val="000868A0"/>
    <w:rsid w:val="00086E72"/>
    <w:rsid w:val="00087155"/>
    <w:rsid w:val="00087398"/>
    <w:rsid w:val="000877C4"/>
    <w:rsid w:val="000879E6"/>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8E8"/>
    <w:rsid w:val="00097FE5"/>
    <w:rsid w:val="00097FFA"/>
    <w:rsid w:val="000A101D"/>
    <w:rsid w:val="000A13EC"/>
    <w:rsid w:val="000A1691"/>
    <w:rsid w:val="000A1697"/>
    <w:rsid w:val="000A1E2A"/>
    <w:rsid w:val="000A2743"/>
    <w:rsid w:val="000A34C3"/>
    <w:rsid w:val="000A3B20"/>
    <w:rsid w:val="000A3B46"/>
    <w:rsid w:val="000A4737"/>
    <w:rsid w:val="000A481A"/>
    <w:rsid w:val="000A48CC"/>
    <w:rsid w:val="000A4C60"/>
    <w:rsid w:val="000A4F53"/>
    <w:rsid w:val="000A5233"/>
    <w:rsid w:val="000A533A"/>
    <w:rsid w:val="000A5370"/>
    <w:rsid w:val="000A58B0"/>
    <w:rsid w:val="000A68E6"/>
    <w:rsid w:val="000A6AB3"/>
    <w:rsid w:val="000A6C2C"/>
    <w:rsid w:val="000A7361"/>
    <w:rsid w:val="000A74C9"/>
    <w:rsid w:val="000A76C8"/>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69A"/>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3FEA"/>
    <w:rsid w:val="000D464A"/>
    <w:rsid w:val="000D59D7"/>
    <w:rsid w:val="000D5B74"/>
    <w:rsid w:val="000D5C64"/>
    <w:rsid w:val="000D604B"/>
    <w:rsid w:val="000D6453"/>
    <w:rsid w:val="000D725B"/>
    <w:rsid w:val="000D72F4"/>
    <w:rsid w:val="000D7625"/>
    <w:rsid w:val="000D79EC"/>
    <w:rsid w:val="000D7FDB"/>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110"/>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333"/>
    <w:rsid w:val="00111ED1"/>
    <w:rsid w:val="0011203C"/>
    <w:rsid w:val="00112D19"/>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32"/>
    <w:rsid w:val="0013125F"/>
    <w:rsid w:val="0013187D"/>
    <w:rsid w:val="001326E7"/>
    <w:rsid w:val="00133242"/>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271"/>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1F40"/>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3"/>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125"/>
    <w:rsid w:val="00192192"/>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533E"/>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129"/>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60"/>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1D8"/>
    <w:rsid w:val="001F2308"/>
    <w:rsid w:val="001F30BE"/>
    <w:rsid w:val="001F3404"/>
    <w:rsid w:val="001F397A"/>
    <w:rsid w:val="001F3B29"/>
    <w:rsid w:val="001F4CED"/>
    <w:rsid w:val="001F5B07"/>
    <w:rsid w:val="001F6298"/>
    <w:rsid w:val="001F6946"/>
    <w:rsid w:val="001F6D5C"/>
    <w:rsid w:val="001F716D"/>
    <w:rsid w:val="001F7307"/>
    <w:rsid w:val="001F7C1E"/>
    <w:rsid w:val="001F7CC8"/>
    <w:rsid w:val="002005AD"/>
    <w:rsid w:val="00200A52"/>
    <w:rsid w:val="00200F4D"/>
    <w:rsid w:val="00201404"/>
    <w:rsid w:val="0020214A"/>
    <w:rsid w:val="00202713"/>
    <w:rsid w:val="00203881"/>
    <w:rsid w:val="00203BCD"/>
    <w:rsid w:val="0020401F"/>
    <w:rsid w:val="002044CB"/>
    <w:rsid w:val="00204989"/>
    <w:rsid w:val="00204B58"/>
    <w:rsid w:val="00204DFE"/>
    <w:rsid w:val="00205AB5"/>
    <w:rsid w:val="0020763D"/>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27CFE"/>
    <w:rsid w:val="00230394"/>
    <w:rsid w:val="00230834"/>
    <w:rsid w:val="00230EC4"/>
    <w:rsid w:val="00230EE3"/>
    <w:rsid w:val="002312A1"/>
    <w:rsid w:val="002312F2"/>
    <w:rsid w:val="002314A8"/>
    <w:rsid w:val="00231993"/>
    <w:rsid w:val="00231E7D"/>
    <w:rsid w:val="00232412"/>
    <w:rsid w:val="00232E92"/>
    <w:rsid w:val="00232FE8"/>
    <w:rsid w:val="0023366E"/>
    <w:rsid w:val="002336FA"/>
    <w:rsid w:val="00234ED0"/>
    <w:rsid w:val="0023542B"/>
    <w:rsid w:val="0023586C"/>
    <w:rsid w:val="002361A5"/>
    <w:rsid w:val="0023636A"/>
    <w:rsid w:val="0023647B"/>
    <w:rsid w:val="002364E4"/>
    <w:rsid w:val="002367F3"/>
    <w:rsid w:val="0023719C"/>
    <w:rsid w:val="0023728A"/>
    <w:rsid w:val="00237A56"/>
    <w:rsid w:val="002403CD"/>
    <w:rsid w:val="00240486"/>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382F"/>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0BA2"/>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6D3B"/>
    <w:rsid w:val="002873E3"/>
    <w:rsid w:val="0029055F"/>
    <w:rsid w:val="00290BFB"/>
    <w:rsid w:val="00291CCA"/>
    <w:rsid w:val="00291F4C"/>
    <w:rsid w:val="002925A2"/>
    <w:rsid w:val="00292925"/>
    <w:rsid w:val="002929BF"/>
    <w:rsid w:val="002931E0"/>
    <w:rsid w:val="00293763"/>
    <w:rsid w:val="002938EC"/>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31F"/>
    <w:rsid w:val="002A2E9B"/>
    <w:rsid w:val="002A2EDC"/>
    <w:rsid w:val="002A335C"/>
    <w:rsid w:val="002A428E"/>
    <w:rsid w:val="002A5480"/>
    <w:rsid w:val="002A57D0"/>
    <w:rsid w:val="002A5FAA"/>
    <w:rsid w:val="002A6EC0"/>
    <w:rsid w:val="002B096D"/>
    <w:rsid w:val="002B0A34"/>
    <w:rsid w:val="002B1D84"/>
    <w:rsid w:val="002B2103"/>
    <w:rsid w:val="002B2AA0"/>
    <w:rsid w:val="002B33BE"/>
    <w:rsid w:val="002B3CF2"/>
    <w:rsid w:val="002B3DCA"/>
    <w:rsid w:val="002B614A"/>
    <w:rsid w:val="002B73A1"/>
    <w:rsid w:val="002B77C1"/>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198D"/>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69C"/>
    <w:rsid w:val="00303C33"/>
    <w:rsid w:val="00304218"/>
    <w:rsid w:val="0030434D"/>
    <w:rsid w:val="00304871"/>
    <w:rsid w:val="0030524E"/>
    <w:rsid w:val="00305E9E"/>
    <w:rsid w:val="0030628F"/>
    <w:rsid w:val="00306433"/>
    <w:rsid w:val="00306E30"/>
    <w:rsid w:val="003072BE"/>
    <w:rsid w:val="00307C5B"/>
    <w:rsid w:val="00310129"/>
    <w:rsid w:val="00310F52"/>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997"/>
    <w:rsid w:val="00327A30"/>
    <w:rsid w:val="00327FCB"/>
    <w:rsid w:val="0033008A"/>
    <w:rsid w:val="003302AF"/>
    <w:rsid w:val="003304DF"/>
    <w:rsid w:val="00330B9E"/>
    <w:rsid w:val="00331BFE"/>
    <w:rsid w:val="00331D55"/>
    <w:rsid w:val="003326A7"/>
    <w:rsid w:val="00332827"/>
    <w:rsid w:val="00332A95"/>
    <w:rsid w:val="00332CC9"/>
    <w:rsid w:val="0033366C"/>
    <w:rsid w:val="0033373E"/>
    <w:rsid w:val="00333FBE"/>
    <w:rsid w:val="003347C9"/>
    <w:rsid w:val="0033483C"/>
    <w:rsid w:val="003349AD"/>
    <w:rsid w:val="003350F1"/>
    <w:rsid w:val="00335334"/>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3D13"/>
    <w:rsid w:val="00344714"/>
    <w:rsid w:val="00344FC9"/>
    <w:rsid w:val="00345B29"/>
    <w:rsid w:val="00345DF7"/>
    <w:rsid w:val="00345EB4"/>
    <w:rsid w:val="00346298"/>
    <w:rsid w:val="00347475"/>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4FA1"/>
    <w:rsid w:val="003550CD"/>
    <w:rsid w:val="003554BC"/>
    <w:rsid w:val="003555EF"/>
    <w:rsid w:val="00355868"/>
    <w:rsid w:val="0035593E"/>
    <w:rsid w:val="00356AF7"/>
    <w:rsid w:val="00356E71"/>
    <w:rsid w:val="003571F7"/>
    <w:rsid w:val="0036007F"/>
    <w:rsid w:val="0036086F"/>
    <w:rsid w:val="00360AEC"/>
    <w:rsid w:val="00360B24"/>
    <w:rsid w:val="003612DF"/>
    <w:rsid w:val="00361D16"/>
    <w:rsid w:val="00363000"/>
    <w:rsid w:val="00363F1D"/>
    <w:rsid w:val="00364947"/>
    <w:rsid w:val="00364A51"/>
    <w:rsid w:val="00364C4F"/>
    <w:rsid w:val="00364D50"/>
    <w:rsid w:val="00364D91"/>
    <w:rsid w:val="00365242"/>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6B9"/>
    <w:rsid w:val="003A07C9"/>
    <w:rsid w:val="003A0B92"/>
    <w:rsid w:val="003A0E56"/>
    <w:rsid w:val="003A123F"/>
    <w:rsid w:val="003A2549"/>
    <w:rsid w:val="003A27D0"/>
    <w:rsid w:val="003A2930"/>
    <w:rsid w:val="003A2D6A"/>
    <w:rsid w:val="003A39FC"/>
    <w:rsid w:val="003A3C55"/>
    <w:rsid w:val="003A3D96"/>
    <w:rsid w:val="003A4551"/>
    <w:rsid w:val="003A51F8"/>
    <w:rsid w:val="003A655D"/>
    <w:rsid w:val="003A65A2"/>
    <w:rsid w:val="003A6C80"/>
    <w:rsid w:val="003A7BDA"/>
    <w:rsid w:val="003B009B"/>
    <w:rsid w:val="003B163C"/>
    <w:rsid w:val="003B1DA2"/>
    <w:rsid w:val="003B2198"/>
    <w:rsid w:val="003B2A95"/>
    <w:rsid w:val="003B2B99"/>
    <w:rsid w:val="003B3CB7"/>
    <w:rsid w:val="003B420F"/>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CEE"/>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2DDC"/>
    <w:rsid w:val="003D3780"/>
    <w:rsid w:val="003D3C28"/>
    <w:rsid w:val="003D42B6"/>
    <w:rsid w:val="003D42EF"/>
    <w:rsid w:val="003D4CA6"/>
    <w:rsid w:val="003D5CFF"/>
    <w:rsid w:val="003D670B"/>
    <w:rsid w:val="003D6962"/>
    <w:rsid w:val="003D7E27"/>
    <w:rsid w:val="003E0CA8"/>
    <w:rsid w:val="003E11AE"/>
    <w:rsid w:val="003E1497"/>
    <w:rsid w:val="003E1979"/>
    <w:rsid w:val="003E1EB2"/>
    <w:rsid w:val="003E1FD4"/>
    <w:rsid w:val="003E212C"/>
    <w:rsid w:val="003E3131"/>
    <w:rsid w:val="003E3511"/>
    <w:rsid w:val="003E3534"/>
    <w:rsid w:val="003E404C"/>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4ED4"/>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2BD6"/>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09A"/>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1CB4"/>
    <w:rsid w:val="00442442"/>
    <w:rsid w:val="0044277A"/>
    <w:rsid w:val="00442A12"/>
    <w:rsid w:val="00443145"/>
    <w:rsid w:val="0044383B"/>
    <w:rsid w:val="00443863"/>
    <w:rsid w:val="00443949"/>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81C"/>
    <w:rsid w:val="00451C51"/>
    <w:rsid w:val="004529B8"/>
    <w:rsid w:val="00452E70"/>
    <w:rsid w:val="00453488"/>
    <w:rsid w:val="0045415F"/>
    <w:rsid w:val="00454374"/>
    <w:rsid w:val="00454383"/>
    <w:rsid w:val="00454601"/>
    <w:rsid w:val="00454EAA"/>
    <w:rsid w:val="00454F9D"/>
    <w:rsid w:val="004554E4"/>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6E6"/>
    <w:rsid w:val="00464A17"/>
    <w:rsid w:val="00465329"/>
    <w:rsid w:val="00466A51"/>
    <w:rsid w:val="004678A3"/>
    <w:rsid w:val="00467F89"/>
    <w:rsid w:val="0047023C"/>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47D"/>
    <w:rsid w:val="00497813"/>
    <w:rsid w:val="004A067C"/>
    <w:rsid w:val="004A0F51"/>
    <w:rsid w:val="004A246C"/>
    <w:rsid w:val="004A25DC"/>
    <w:rsid w:val="004A25F2"/>
    <w:rsid w:val="004A2941"/>
    <w:rsid w:val="004A29D2"/>
    <w:rsid w:val="004A2C16"/>
    <w:rsid w:val="004A2D81"/>
    <w:rsid w:val="004A31D5"/>
    <w:rsid w:val="004A423D"/>
    <w:rsid w:val="004A42CF"/>
    <w:rsid w:val="004A53BA"/>
    <w:rsid w:val="004A5530"/>
    <w:rsid w:val="004A5A27"/>
    <w:rsid w:val="004A5CE2"/>
    <w:rsid w:val="004A5F06"/>
    <w:rsid w:val="004A6305"/>
    <w:rsid w:val="004A69A6"/>
    <w:rsid w:val="004A6E13"/>
    <w:rsid w:val="004A79B3"/>
    <w:rsid w:val="004A7F0D"/>
    <w:rsid w:val="004B03C8"/>
    <w:rsid w:val="004B0508"/>
    <w:rsid w:val="004B0B72"/>
    <w:rsid w:val="004B0D24"/>
    <w:rsid w:val="004B0E78"/>
    <w:rsid w:val="004B1206"/>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07"/>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4E5"/>
    <w:rsid w:val="004C65CC"/>
    <w:rsid w:val="004C678E"/>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152"/>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920"/>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21E"/>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26B0B"/>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39FC"/>
    <w:rsid w:val="00544064"/>
    <w:rsid w:val="00544B17"/>
    <w:rsid w:val="00544FA5"/>
    <w:rsid w:val="005453D6"/>
    <w:rsid w:val="005467E2"/>
    <w:rsid w:val="00546996"/>
    <w:rsid w:val="005474F5"/>
    <w:rsid w:val="00547D29"/>
    <w:rsid w:val="00551342"/>
    <w:rsid w:val="00551C35"/>
    <w:rsid w:val="00551C52"/>
    <w:rsid w:val="00552439"/>
    <w:rsid w:val="005524E3"/>
    <w:rsid w:val="005528C4"/>
    <w:rsid w:val="0055369E"/>
    <w:rsid w:val="00553BD5"/>
    <w:rsid w:val="005546E4"/>
    <w:rsid w:val="00555316"/>
    <w:rsid w:val="0055583A"/>
    <w:rsid w:val="00555C14"/>
    <w:rsid w:val="0055671D"/>
    <w:rsid w:val="0055683D"/>
    <w:rsid w:val="0055683F"/>
    <w:rsid w:val="00556C0D"/>
    <w:rsid w:val="0055708A"/>
    <w:rsid w:val="0055722B"/>
    <w:rsid w:val="00557424"/>
    <w:rsid w:val="00557B01"/>
    <w:rsid w:val="00557DFE"/>
    <w:rsid w:val="00557EEF"/>
    <w:rsid w:val="00560A3C"/>
    <w:rsid w:val="0056290D"/>
    <w:rsid w:val="00562BA0"/>
    <w:rsid w:val="0056336C"/>
    <w:rsid w:val="00563382"/>
    <w:rsid w:val="00563470"/>
    <w:rsid w:val="005634F3"/>
    <w:rsid w:val="00563B45"/>
    <w:rsid w:val="00564011"/>
    <w:rsid w:val="00565BFC"/>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200"/>
    <w:rsid w:val="005A16C5"/>
    <w:rsid w:val="005A2277"/>
    <w:rsid w:val="005A23BD"/>
    <w:rsid w:val="005A2528"/>
    <w:rsid w:val="005A2663"/>
    <w:rsid w:val="005A29AF"/>
    <w:rsid w:val="005A306A"/>
    <w:rsid w:val="005A39C7"/>
    <w:rsid w:val="005A3BE9"/>
    <w:rsid w:val="005A3F90"/>
    <w:rsid w:val="005A4397"/>
    <w:rsid w:val="005A4971"/>
    <w:rsid w:val="005A49C2"/>
    <w:rsid w:val="005A52B7"/>
    <w:rsid w:val="005A63A0"/>
    <w:rsid w:val="005A74CD"/>
    <w:rsid w:val="005A7597"/>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2FF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0EC6"/>
    <w:rsid w:val="005E14A9"/>
    <w:rsid w:val="005E177B"/>
    <w:rsid w:val="005E1900"/>
    <w:rsid w:val="005E1A43"/>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3E8"/>
    <w:rsid w:val="005F25E9"/>
    <w:rsid w:val="005F28A2"/>
    <w:rsid w:val="005F2A99"/>
    <w:rsid w:val="005F2BFF"/>
    <w:rsid w:val="005F338B"/>
    <w:rsid w:val="005F33A6"/>
    <w:rsid w:val="005F363C"/>
    <w:rsid w:val="005F3A2A"/>
    <w:rsid w:val="005F4571"/>
    <w:rsid w:val="005F59B1"/>
    <w:rsid w:val="005F5C9C"/>
    <w:rsid w:val="005F6436"/>
    <w:rsid w:val="005F6880"/>
    <w:rsid w:val="005F6EC0"/>
    <w:rsid w:val="005F704A"/>
    <w:rsid w:val="005F70EA"/>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65C"/>
    <w:rsid w:val="006037F4"/>
    <w:rsid w:val="00603CF5"/>
    <w:rsid w:val="00603D61"/>
    <w:rsid w:val="0060414B"/>
    <w:rsid w:val="006047AD"/>
    <w:rsid w:val="00604CDC"/>
    <w:rsid w:val="00604DF0"/>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1E9"/>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5DB3"/>
    <w:rsid w:val="006361C9"/>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381"/>
    <w:rsid w:val="006505DF"/>
    <w:rsid w:val="0065104B"/>
    <w:rsid w:val="00651E33"/>
    <w:rsid w:val="00652190"/>
    <w:rsid w:val="006522A8"/>
    <w:rsid w:val="0065286B"/>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73F"/>
    <w:rsid w:val="00665B6D"/>
    <w:rsid w:val="00665CED"/>
    <w:rsid w:val="0066610A"/>
    <w:rsid w:val="00666CDA"/>
    <w:rsid w:val="00667129"/>
    <w:rsid w:val="0066738C"/>
    <w:rsid w:val="0066739E"/>
    <w:rsid w:val="0066768E"/>
    <w:rsid w:val="00667D4D"/>
    <w:rsid w:val="00670303"/>
    <w:rsid w:val="00670B67"/>
    <w:rsid w:val="00670D94"/>
    <w:rsid w:val="006723B7"/>
    <w:rsid w:val="0067270C"/>
    <w:rsid w:val="00672E27"/>
    <w:rsid w:val="00673CA6"/>
    <w:rsid w:val="00674BCE"/>
    <w:rsid w:val="006752D8"/>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5A36"/>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5AA9"/>
    <w:rsid w:val="006962CF"/>
    <w:rsid w:val="00696E4F"/>
    <w:rsid w:val="00696EDC"/>
    <w:rsid w:val="00697104"/>
    <w:rsid w:val="00697173"/>
    <w:rsid w:val="00697408"/>
    <w:rsid w:val="00697523"/>
    <w:rsid w:val="00697D34"/>
    <w:rsid w:val="006A0147"/>
    <w:rsid w:val="006A049F"/>
    <w:rsid w:val="006A0E0B"/>
    <w:rsid w:val="006A18CA"/>
    <w:rsid w:val="006A1AC5"/>
    <w:rsid w:val="006A2DD9"/>
    <w:rsid w:val="006A3182"/>
    <w:rsid w:val="006A353B"/>
    <w:rsid w:val="006A3FBF"/>
    <w:rsid w:val="006A4056"/>
    <w:rsid w:val="006A48BC"/>
    <w:rsid w:val="006A5372"/>
    <w:rsid w:val="006A57BB"/>
    <w:rsid w:val="006A5A01"/>
    <w:rsid w:val="006A5BD3"/>
    <w:rsid w:val="006A5C5C"/>
    <w:rsid w:val="006A6380"/>
    <w:rsid w:val="006A64C1"/>
    <w:rsid w:val="006A6DBD"/>
    <w:rsid w:val="006A70D6"/>
    <w:rsid w:val="006A7E1A"/>
    <w:rsid w:val="006B007D"/>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1D58"/>
    <w:rsid w:val="006C21AD"/>
    <w:rsid w:val="006C2530"/>
    <w:rsid w:val="006C3153"/>
    <w:rsid w:val="006C35F1"/>
    <w:rsid w:val="006C3E22"/>
    <w:rsid w:val="006C5056"/>
    <w:rsid w:val="006C5717"/>
    <w:rsid w:val="006C5978"/>
    <w:rsid w:val="006C5A26"/>
    <w:rsid w:val="006C676E"/>
    <w:rsid w:val="006C6A0C"/>
    <w:rsid w:val="006C6AB0"/>
    <w:rsid w:val="006C6F91"/>
    <w:rsid w:val="006C6FCE"/>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5A5E"/>
    <w:rsid w:val="006E5CB6"/>
    <w:rsid w:val="006E63F8"/>
    <w:rsid w:val="006E65BD"/>
    <w:rsid w:val="006E69BC"/>
    <w:rsid w:val="006E6E24"/>
    <w:rsid w:val="006E768B"/>
    <w:rsid w:val="006F022B"/>
    <w:rsid w:val="006F11DC"/>
    <w:rsid w:val="006F19AB"/>
    <w:rsid w:val="006F2B52"/>
    <w:rsid w:val="006F2C89"/>
    <w:rsid w:val="006F2E22"/>
    <w:rsid w:val="006F2E26"/>
    <w:rsid w:val="006F349F"/>
    <w:rsid w:val="006F3A39"/>
    <w:rsid w:val="006F45C4"/>
    <w:rsid w:val="006F499D"/>
    <w:rsid w:val="006F4C33"/>
    <w:rsid w:val="006F4D15"/>
    <w:rsid w:val="006F4F4D"/>
    <w:rsid w:val="006F521C"/>
    <w:rsid w:val="006F57B3"/>
    <w:rsid w:val="006F6ED2"/>
    <w:rsid w:val="00700079"/>
    <w:rsid w:val="00700D90"/>
    <w:rsid w:val="00701475"/>
    <w:rsid w:val="007014CD"/>
    <w:rsid w:val="00702F7B"/>
    <w:rsid w:val="0070377A"/>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1C6D"/>
    <w:rsid w:val="00711ED1"/>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1DB5"/>
    <w:rsid w:val="007422C9"/>
    <w:rsid w:val="007426BC"/>
    <w:rsid w:val="007427B0"/>
    <w:rsid w:val="007437E8"/>
    <w:rsid w:val="00743E3D"/>
    <w:rsid w:val="00744820"/>
    <w:rsid w:val="00745180"/>
    <w:rsid w:val="007452E8"/>
    <w:rsid w:val="007456E4"/>
    <w:rsid w:val="00745723"/>
    <w:rsid w:val="00745872"/>
    <w:rsid w:val="00745AE5"/>
    <w:rsid w:val="00745D5E"/>
    <w:rsid w:val="00745F84"/>
    <w:rsid w:val="00746F20"/>
    <w:rsid w:val="007476B5"/>
    <w:rsid w:val="00750058"/>
    <w:rsid w:val="007506EF"/>
    <w:rsid w:val="00750B20"/>
    <w:rsid w:val="00750E13"/>
    <w:rsid w:val="00751AE3"/>
    <w:rsid w:val="007529CA"/>
    <w:rsid w:val="00753DB8"/>
    <w:rsid w:val="00753EC9"/>
    <w:rsid w:val="00754574"/>
    <w:rsid w:val="00754741"/>
    <w:rsid w:val="007548E6"/>
    <w:rsid w:val="00754EAE"/>
    <w:rsid w:val="00754FE8"/>
    <w:rsid w:val="007556BA"/>
    <w:rsid w:val="007557BD"/>
    <w:rsid w:val="00755D17"/>
    <w:rsid w:val="00755DDA"/>
    <w:rsid w:val="007561D6"/>
    <w:rsid w:val="007562F1"/>
    <w:rsid w:val="0075642C"/>
    <w:rsid w:val="00756535"/>
    <w:rsid w:val="00757227"/>
    <w:rsid w:val="00757A16"/>
    <w:rsid w:val="00760353"/>
    <w:rsid w:val="007619AA"/>
    <w:rsid w:val="0076203A"/>
    <w:rsid w:val="007620B3"/>
    <w:rsid w:val="00762F48"/>
    <w:rsid w:val="0076334A"/>
    <w:rsid w:val="00763ABB"/>
    <w:rsid w:val="00763B7D"/>
    <w:rsid w:val="00763BB0"/>
    <w:rsid w:val="00764204"/>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07C"/>
    <w:rsid w:val="007967AD"/>
    <w:rsid w:val="00797BFC"/>
    <w:rsid w:val="00797D04"/>
    <w:rsid w:val="007A0BC9"/>
    <w:rsid w:val="007A0E2E"/>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5EEE"/>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0B30"/>
    <w:rsid w:val="007D1A46"/>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A46"/>
    <w:rsid w:val="007E0E0F"/>
    <w:rsid w:val="007E113E"/>
    <w:rsid w:val="007E162F"/>
    <w:rsid w:val="007E209D"/>
    <w:rsid w:val="007E32A8"/>
    <w:rsid w:val="007E3896"/>
    <w:rsid w:val="007E533B"/>
    <w:rsid w:val="007E6485"/>
    <w:rsid w:val="007E6B71"/>
    <w:rsid w:val="007F0A29"/>
    <w:rsid w:val="007F0F04"/>
    <w:rsid w:val="007F1009"/>
    <w:rsid w:val="007F233E"/>
    <w:rsid w:val="007F2555"/>
    <w:rsid w:val="007F2BFC"/>
    <w:rsid w:val="007F3C7D"/>
    <w:rsid w:val="007F3D67"/>
    <w:rsid w:val="007F432C"/>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7C8"/>
    <w:rsid w:val="00804E0C"/>
    <w:rsid w:val="00805423"/>
    <w:rsid w:val="008054B1"/>
    <w:rsid w:val="00805825"/>
    <w:rsid w:val="008062DC"/>
    <w:rsid w:val="008063EC"/>
    <w:rsid w:val="00806702"/>
    <w:rsid w:val="00806A3A"/>
    <w:rsid w:val="00806D68"/>
    <w:rsid w:val="008074A8"/>
    <w:rsid w:val="00807863"/>
    <w:rsid w:val="00810362"/>
    <w:rsid w:val="0081044A"/>
    <w:rsid w:val="00810564"/>
    <w:rsid w:val="00810BA3"/>
    <w:rsid w:val="00810D09"/>
    <w:rsid w:val="00810DFA"/>
    <w:rsid w:val="008119C0"/>
    <w:rsid w:val="0081201C"/>
    <w:rsid w:val="008122E4"/>
    <w:rsid w:val="008125A4"/>
    <w:rsid w:val="008128D3"/>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A4F"/>
    <w:rsid w:val="00832E2D"/>
    <w:rsid w:val="008331B6"/>
    <w:rsid w:val="00833401"/>
    <w:rsid w:val="0083369A"/>
    <w:rsid w:val="00833703"/>
    <w:rsid w:val="0083410D"/>
    <w:rsid w:val="00834618"/>
    <w:rsid w:val="00834A89"/>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9EE"/>
    <w:rsid w:val="00850A3E"/>
    <w:rsid w:val="00850A5D"/>
    <w:rsid w:val="00850F20"/>
    <w:rsid w:val="00851172"/>
    <w:rsid w:val="008519C1"/>
    <w:rsid w:val="00852670"/>
    <w:rsid w:val="008529F3"/>
    <w:rsid w:val="0085369D"/>
    <w:rsid w:val="00853FED"/>
    <w:rsid w:val="00855496"/>
    <w:rsid w:val="0085554A"/>
    <w:rsid w:val="008563A4"/>
    <w:rsid w:val="008563A6"/>
    <w:rsid w:val="008579A3"/>
    <w:rsid w:val="00857D7B"/>
    <w:rsid w:val="00860A7A"/>
    <w:rsid w:val="00860B0A"/>
    <w:rsid w:val="0086125B"/>
    <w:rsid w:val="00861BD6"/>
    <w:rsid w:val="00861C27"/>
    <w:rsid w:val="008621A9"/>
    <w:rsid w:val="008621D0"/>
    <w:rsid w:val="00862308"/>
    <w:rsid w:val="00862999"/>
    <w:rsid w:val="008638B3"/>
    <w:rsid w:val="00864015"/>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87C"/>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5B56"/>
    <w:rsid w:val="0088703F"/>
    <w:rsid w:val="00887259"/>
    <w:rsid w:val="00887A73"/>
    <w:rsid w:val="008900DF"/>
    <w:rsid w:val="00890A19"/>
    <w:rsid w:val="00890AEF"/>
    <w:rsid w:val="008915EB"/>
    <w:rsid w:val="00891A1A"/>
    <w:rsid w:val="00891B71"/>
    <w:rsid w:val="00891E27"/>
    <w:rsid w:val="00891EB9"/>
    <w:rsid w:val="008924CB"/>
    <w:rsid w:val="00892C94"/>
    <w:rsid w:val="008935A4"/>
    <w:rsid w:val="00893601"/>
    <w:rsid w:val="00893965"/>
    <w:rsid w:val="00893F58"/>
    <w:rsid w:val="008942BE"/>
    <w:rsid w:val="00894372"/>
    <w:rsid w:val="00894727"/>
    <w:rsid w:val="008951E6"/>
    <w:rsid w:val="00895B70"/>
    <w:rsid w:val="008967BE"/>
    <w:rsid w:val="008968EB"/>
    <w:rsid w:val="008969A7"/>
    <w:rsid w:val="00897D70"/>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3F1"/>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8DE"/>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203E"/>
    <w:rsid w:val="009025C1"/>
    <w:rsid w:val="009025C4"/>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13E"/>
    <w:rsid w:val="00923E89"/>
    <w:rsid w:val="009253D0"/>
    <w:rsid w:val="00925702"/>
    <w:rsid w:val="00925B93"/>
    <w:rsid w:val="00926144"/>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BCE"/>
    <w:rsid w:val="009541F0"/>
    <w:rsid w:val="0095499E"/>
    <w:rsid w:val="0095546C"/>
    <w:rsid w:val="009555C2"/>
    <w:rsid w:val="00955E9B"/>
    <w:rsid w:val="00956302"/>
    <w:rsid w:val="009563CC"/>
    <w:rsid w:val="009572AC"/>
    <w:rsid w:val="00957567"/>
    <w:rsid w:val="0095787E"/>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6CD6"/>
    <w:rsid w:val="0096782F"/>
    <w:rsid w:val="009678D8"/>
    <w:rsid w:val="009700E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5E9C"/>
    <w:rsid w:val="00976616"/>
    <w:rsid w:val="00977E2C"/>
    <w:rsid w:val="0098037F"/>
    <w:rsid w:val="0098039E"/>
    <w:rsid w:val="00980ABD"/>
    <w:rsid w:val="00980F7B"/>
    <w:rsid w:val="00981168"/>
    <w:rsid w:val="0098140C"/>
    <w:rsid w:val="00982326"/>
    <w:rsid w:val="00983543"/>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3BFA"/>
    <w:rsid w:val="009A4672"/>
    <w:rsid w:val="009A5323"/>
    <w:rsid w:val="009A56C5"/>
    <w:rsid w:val="009A62D5"/>
    <w:rsid w:val="009A6339"/>
    <w:rsid w:val="009A634A"/>
    <w:rsid w:val="009A6AF1"/>
    <w:rsid w:val="009A737F"/>
    <w:rsid w:val="009A776E"/>
    <w:rsid w:val="009A7A4E"/>
    <w:rsid w:val="009B0B5A"/>
    <w:rsid w:val="009B0C4A"/>
    <w:rsid w:val="009B14C7"/>
    <w:rsid w:val="009B15C2"/>
    <w:rsid w:val="009B1A00"/>
    <w:rsid w:val="009B2117"/>
    <w:rsid w:val="009B2F01"/>
    <w:rsid w:val="009B2FE1"/>
    <w:rsid w:val="009B366F"/>
    <w:rsid w:val="009B37F1"/>
    <w:rsid w:val="009B3A79"/>
    <w:rsid w:val="009B40AA"/>
    <w:rsid w:val="009B4163"/>
    <w:rsid w:val="009B4291"/>
    <w:rsid w:val="009B4C29"/>
    <w:rsid w:val="009B513F"/>
    <w:rsid w:val="009B7882"/>
    <w:rsid w:val="009B7B27"/>
    <w:rsid w:val="009C054D"/>
    <w:rsid w:val="009C066B"/>
    <w:rsid w:val="009C0AFF"/>
    <w:rsid w:val="009C1253"/>
    <w:rsid w:val="009C1718"/>
    <w:rsid w:val="009C1D99"/>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733"/>
    <w:rsid w:val="009D4A9A"/>
    <w:rsid w:val="009D4AD1"/>
    <w:rsid w:val="009D4AD9"/>
    <w:rsid w:val="009D50F8"/>
    <w:rsid w:val="009D5611"/>
    <w:rsid w:val="009D6266"/>
    <w:rsid w:val="009D6474"/>
    <w:rsid w:val="009D67F1"/>
    <w:rsid w:val="009D686B"/>
    <w:rsid w:val="009D71EC"/>
    <w:rsid w:val="009D740C"/>
    <w:rsid w:val="009D77BE"/>
    <w:rsid w:val="009D7F6E"/>
    <w:rsid w:val="009E08E4"/>
    <w:rsid w:val="009E090B"/>
    <w:rsid w:val="009E0CA2"/>
    <w:rsid w:val="009E13A4"/>
    <w:rsid w:val="009E1DF5"/>
    <w:rsid w:val="009E1FB5"/>
    <w:rsid w:val="009E2891"/>
    <w:rsid w:val="009E2ADE"/>
    <w:rsid w:val="009E3B27"/>
    <w:rsid w:val="009E3B9E"/>
    <w:rsid w:val="009E4A8B"/>
    <w:rsid w:val="009E54B6"/>
    <w:rsid w:val="009E5EC7"/>
    <w:rsid w:val="009E609F"/>
    <w:rsid w:val="009E67E0"/>
    <w:rsid w:val="009F050A"/>
    <w:rsid w:val="009F0717"/>
    <w:rsid w:val="009F0BE3"/>
    <w:rsid w:val="009F0D47"/>
    <w:rsid w:val="009F0F0E"/>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4C0D"/>
    <w:rsid w:val="00A04CD1"/>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B1A"/>
    <w:rsid w:val="00A27C4F"/>
    <w:rsid w:val="00A302B2"/>
    <w:rsid w:val="00A30458"/>
    <w:rsid w:val="00A3057E"/>
    <w:rsid w:val="00A305A5"/>
    <w:rsid w:val="00A30752"/>
    <w:rsid w:val="00A30B83"/>
    <w:rsid w:val="00A31A48"/>
    <w:rsid w:val="00A32181"/>
    <w:rsid w:val="00A32A3E"/>
    <w:rsid w:val="00A33126"/>
    <w:rsid w:val="00A331CD"/>
    <w:rsid w:val="00A33295"/>
    <w:rsid w:val="00A332B6"/>
    <w:rsid w:val="00A33ABD"/>
    <w:rsid w:val="00A34441"/>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466"/>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1F"/>
    <w:rsid w:val="00A57E4B"/>
    <w:rsid w:val="00A601B6"/>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8BA"/>
    <w:rsid w:val="00A71C01"/>
    <w:rsid w:val="00A72118"/>
    <w:rsid w:val="00A72177"/>
    <w:rsid w:val="00A72200"/>
    <w:rsid w:val="00A72245"/>
    <w:rsid w:val="00A726EA"/>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3F9"/>
    <w:rsid w:val="00A9766B"/>
    <w:rsid w:val="00A97FE2"/>
    <w:rsid w:val="00AA0AAF"/>
    <w:rsid w:val="00AA0ACE"/>
    <w:rsid w:val="00AA0BDB"/>
    <w:rsid w:val="00AA0F37"/>
    <w:rsid w:val="00AA1304"/>
    <w:rsid w:val="00AA1523"/>
    <w:rsid w:val="00AA2BEB"/>
    <w:rsid w:val="00AA2CC0"/>
    <w:rsid w:val="00AA34F5"/>
    <w:rsid w:val="00AA3690"/>
    <w:rsid w:val="00AA3F5F"/>
    <w:rsid w:val="00AA3F7D"/>
    <w:rsid w:val="00AA6530"/>
    <w:rsid w:val="00AA6D89"/>
    <w:rsid w:val="00AA79B1"/>
    <w:rsid w:val="00AB0A26"/>
    <w:rsid w:val="00AB0D1A"/>
    <w:rsid w:val="00AB0F48"/>
    <w:rsid w:val="00AB1061"/>
    <w:rsid w:val="00AB13CF"/>
    <w:rsid w:val="00AB154F"/>
    <w:rsid w:val="00AB37FF"/>
    <w:rsid w:val="00AB385E"/>
    <w:rsid w:val="00AB386D"/>
    <w:rsid w:val="00AB3BB6"/>
    <w:rsid w:val="00AB46CC"/>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566A"/>
    <w:rsid w:val="00AD6DFB"/>
    <w:rsid w:val="00AD6FC5"/>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443"/>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3884"/>
    <w:rsid w:val="00B24385"/>
    <w:rsid w:val="00B24487"/>
    <w:rsid w:val="00B24B78"/>
    <w:rsid w:val="00B25F6D"/>
    <w:rsid w:val="00B26043"/>
    <w:rsid w:val="00B26842"/>
    <w:rsid w:val="00B2758C"/>
    <w:rsid w:val="00B27EF3"/>
    <w:rsid w:val="00B300D4"/>
    <w:rsid w:val="00B307D7"/>
    <w:rsid w:val="00B30EEC"/>
    <w:rsid w:val="00B3104C"/>
    <w:rsid w:val="00B31169"/>
    <w:rsid w:val="00B312BE"/>
    <w:rsid w:val="00B31824"/>
    <w:rsid w:val="00B335A0"/>
    <w:rsid w:val="00B3362B"/>
    <w:rsid w:val="00B33E7F"/>
    <w:rsid w:val="00B34494"/>
    <w:rsid w:val="00B34893"/>
    <w:rsid w:val="00B34F09"/>
    <w:rsid w:val="00B3678E"/>
    <w:rsid w:val="00B36796"/>
    <w:rsid w:val="00B36ECD"/>
    <w:rsid w:val="00B36F0B"/>
    <w:rsid w:val="00B403CA"/>
    <w:rsid w:val="00B40C2C"/>
    <w:rsid w:val="00B4141D"/>
    <w:rsid w:val="00B41D71"/>
    <w:rsid w:val="00B42CF8"/>
    <w:rsid w:val="00B42D0D"/>
    <w:rsid w:val="00B42FD6"/>
    <w:rsid w:val="00B443A9"/>
    <w:rsid w:val="00B445C9"/>
    <w:rsid w:val="00B44E15"/>
    <w:rsid w:val="00B453DB"/>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BB0"/>
    <w:rsid w:val="00B57D33"/>
    <w:rsid w:val="00B61230"/>
    <w:rsid w:val="00B6129B"/>
    <w:rsid w:val="00B61472"/>
    <w:rsid w:val="00B61635"/>
    <w:rsid w:val="00B61B9D"/>
    <w:rsid w:val="00B61EF5"/>
    <w:rsid w:val="00B63226"/>
    <w:rsid w:val="00B637B6"/>
    <w:rsid w:val="00B63D68"/>
    <w:rsid w:val="00B6409F"/>
    <w:rsid w:val="00B641D1"/>
    <w:rsid w:val="00B64311"/>
    <w:rsid w:val="00B64334"/>
    <w:rsid w:val="00B64D1B"/>
    <w:rsid w:val="00B6509D"/>
    <w:rsid w:val="00B6544A"/>
    <w:rsid w:val="00B6563D"/>
    <w:rsid w:val="00B66466"/>
    <w:rsid w:val="00B67123"/>
    <w:rsid w:val="00B673D6"/>
    <w:rsid w:val="00B71895"/>
    <w:rsid w:val="00B71D9D"/>
    <w:rsid w:val="00B71F02"/>
    <w:rsid w:val="00B71F28"/>
    <w:rsid w:val="00B71FA6"/>
    <w:rsid w:val="00B72076"/>
    <w:rsid w:val="00B720AC"/>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9E8"/>
    <w:rsid w:val="00B83D49"/>
    <w:rsid w:val="00B83F57"/>
    <w:rsid w:val="00B84614"/>
    <w:rsid w:val="00B84CAD"/>
    <w:rsid w:val="00B84DFE"/>
    <w:rsid w:val="00B85120"/>
    <w:rsid w:val="00B865FA"/>
    <w:rsid w:val="00B86D02"/>
    <w:rsid w:val="00B86D11"/>
    <w:rsid w:val="00B86D13"/>
    <w:rsid w:val="00B86E8A"/>
    <w:rsid w:val="00B87486"/>
    <w:rsid w:val="00B879D8"/>
    <w:rsid w:val="00B87B83"/>
    <w:rsid w:val="00B90049"/>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A7A"/>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803"/>
    <w:rsid w:val="00BB3B29"/>
    <w:rsid w:val="00BB3BF6"/>
    <w:rsid w:val="00BB3D4C"/>
    <w:rsid w:val="00BB3D9F"/>
    <w:rsid w:val="00BB40EC"/>
    <w:rsid w:val="00BB412E"/>
    <w:rsid w:val="00BB4B95"/>
    <w:rsid w:val="00BB55F6"/>
    <w:rsid w:val="00BB57F2"/>
    <w:rsid w:val="00BB596C"/>
    <w:rsid w:val="00BB6570"/>
    <w:rsid w:val="00BB6ACF"/>
    <w:rsid w:val="00BB706F"/>
    <w:rsid w:val="00BB7AFA"/>
    <w:rsid w:val="00BC007B"/>
    <w:rsid w:val="00BC0E0E"/>
    <w:rsid w:val="00BC0E87"/>
    <w:rsid w:val="00BC1905"/>
    <w:rsid w:val="00BC1978"/>
    <w:rsid w:val="00BC276D"/>
    <w:rsid w:val="00BC30A6"/>
    <w:rsid w:val="00BC4B39"/>
    <w:rsid w:val="00BC5123"/>
    <w:rsid w:val="00BC5147"/>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1B"/>
    <w:rsid w:val="00BE0272"/>
    <w:rsid w:val="00BE0D10"/>
    <w:rsid w:val="00BE0DBE"/>
    <w:rsid w:val="00BE13CE"/>
    <w:rsid w:val="00BE1A08"/>
    <w:rsid w:val="00BE2DD1"/>
    <w:rsid w:val="00BE39DD"/>
    <w:rsid w:val="00BE449C"/>
    <w:rsid w:val="00BE45D6"/>
    <w:rsid w:val="00BE47FF"/>
    <w:rsid w:val="00BE48BF"/>
    <w:rsid w:val="00BE4917"/>
    <w:rsid w:val="00BE5535"/>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859"/>
    <w:rsid w:val="00C00F90"/>
    <w:rsid w:val="00C01237"/>
    <w:rsid w:val="00C01B14"/>
    <w:rsid w:val="00C02408"/>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BF2"/>
    <w:rsid w:val="00C13E52"/>
    <w:rsid w:val="00C13F5B"/>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23D6"/>
    <w:rsid w:val="00C22494"/>
    <w:rsid w:val="00C23831"/>
    <w:rsid w:val="00C24597"/>
    <w:rsid w:val="00C245F5"/>
    <w:rsid w:val="00C24614"/>
    <w:rsid w:val="00C24A35"/>
    <w:rsid w:val="00C25375"/>
    <w:rsid w:val="00C2544A"/>
    <w:rsid w:val="00C2571E"/>
    <w:rsid w:val="00C25B84"/>
    <w:rsid w:val="00C25BBC"/>
    <w:rsid w:val="00C26261"/>
    <w:rsid w:val="00C27A69"/>
    <w:rsid w:val="00C303C5"/>
    <w:rsid w:val="00C30A94"/>
    <w:rsid w:val="00C30CF8"/>
    <w:rsid w:val="00C31552"/>
    <w:rsid w:val="00C3283E"/>
    <w:rsid w:val="00C330C3"/>
    <w:rsid w:val="00C3346E"/>
    <w:rsid w:val="00C33BA4"/>
    <w:rsid w:val="00C3418B"/>
    <w:rsid w:val="00C34320"/>
    <w:rsid w:val="00C344AD"/>
    <w:rsid w:val="00C34563"/>
    <w:rsid w:val="00C34ACE"/>
    <w:rsid w:val="00C35173"/>
    <w:rsid w:val="00C35424"/>
    <w:rsid w:val="00C359C9"/>
    <w:rsid w:val="00C35C14"/>
    <w:rsid w:val="00C364F8"/>
    <w:rsid w:val="00C36823"/>
    <w:rsid w:val="00C372D2"/>
    <w:rsid w:val="00C37634"/>
    <w:rsid w:val="00C400CE"/>
    <w:rsid w:val="00C406CB"/>
    <w:rsid w:val="00C41716"/>
    <w:rsid w:val="00C419F3"/>
    <w:rsid w:val="00C41E23"/>
    <w:rsid w:val="00C43396"/>
    <w:rsid w:val="00C43C47"/>
    <w:rsid w:val="00C44450"/>
    <w:rsid w:val="00C449F4"/>
    <w:rsid w:val="00C4504F"/>
    <w:rsid w:val="00C4644B"/>
    <w:rsid w:val="00C46456"/>
    <w:rsid w:val="00C46E8F"/>
    <w:rsid w:val="00C50541"/>
    <w:rsid w:val="00C51222"/>
    <w:rsid w:val="00C51451"/>
    <w:rsid w:val="00C51AE0"/>
    <w:rsid w:val="00C51BA8"/>
    <w:rsid w:val="00C51D1E"/>
    <w:rsid w:val="00C52C35"/>
    <w:rsid w:val="00C530E7"/>
    <w:rsid w:val="00C5378D"/>
    <w:rsid w:val="00C53A81"/>
    <w:rsid w:val="00C53F0C"/>
    <w:rsid w:val="00C54E17"/>
    <w:rsid w:val="00C55ECC"/>
    <w:rsid w:val="00C56055"/>
    <w:rsid w:val="00C568D8"/>
    <w:rsid w:val="00C568D9"/>
    <w:rsid w:val="00C57225"/>
    <w:rsid w:val="00C57A7B"/>
    <w:rsid w:val="00C57BFF"/>
    <w:rsid w:val="00C57CC3"/>
    <w:rsid w:val="00C6017B"/>
    <w:rsid w:val="00C603CD"/>
    <w:rsid w:val="00C60B20"/>
    <w:rsid w:val="00C618BA"/>
    <w:rsid w:val="00C62579"/>
    <w:rsid w:val="00C625FF"/>
    <w:rsid w:val="00C62AD0"/>
    <w:rsid w:val="00C6382A"/>
    <w:rsid w:val="00C63D77"/>
    <w:rsid w:val="00C63F3D"/>
    <w:rsid w:val="00C63FF6"/>
    <w:rsid w:val="00C6406E"/>
    <w:rsid w:val="00C6426A"/>
    <w:rsid w:val="00C6430C"/>
    <w:rsid w:val="00C643E7"/>
    <w:rsid w:val="00C64632"/>
    <w:rsid w:val="00C6485D"/>
    <w:rsid w:val="00C64B8E"/>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21C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93B"/>
    <w:rsid w:val="00C87F84"/>
    <w:rsid w:val="00C90072"/>
    <w:rsid w:val="00C90446"/>
    <w:rsid w:val="00C9054B"/>
    <w:rsid w:val="00C90551"/>
    <w:rsid w:val="00C9137A"/>
    <w:rsid w:val="00C91655"/>
    <w:rsid w:val="00C9182E"/>
    <w:rsid w:val="00C91866"/>
    <w:rsid w:val="00C91FB5"/>
    <w:rsid w:val="00C92D17"/>
    <w:rsid w:val="00C931C2"/>
    <w:rsid w:val="00C9323E"/>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12F"/>
    <w:rsid w:val="00CA44E3"/>
    <w:rsid w:val="00CA4EA4"/>
    <w:rsid w:val="00CA52B9"/>
    <w:rsid w:val="00CA586A"/>
    <w:rsid w:val="00CA5A91"/>
    <w:rsid w:val="00CA6021"/>
    <w:rsid w:val="00CA627B"/>
    <w:rsid w:val="00CA6CD5"/>
    <w:rsid w:val="00CA7270"/>
    <w:rsid w:val="00CA7C56"/>
    <w:rsid w:val="00CB02B0"/>
    <w:rsid w:val="00CB07DF"/>
    <w:rsid w:val="00CB11EB"/>
    <w:rsid w:val="00CB147F"/>
    <w:rsid w:val="00CB2CB9"/>
    <w:rsid w:val="00CB335B"/>
    <w:rsid w:val="00CB3636"/>
    <w:rsid w:val="00CB3688"/>
    <w:rsid w:val="00CB4395"/>
    <w:rsid w:val="00CB52C8"/>
    <w:rsid w:val="00CB5344"/>
    <w:rsid w:val="00CB5B7C"/>
    <w:rsid w:val="00CB5E42"/>
    <w:rsid w:val="00CB5E85"/>
    <w:rsid w:val="00CB625B"/>
    <w:rsid w:val="00CB6945"/>
    <w:rsid w:val="00CB6DA3"/>
    <w:rsid w:val="00CB76B1"/>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5BDF"/>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1DC1"/>
    <w:rsid w:val="00CF2484"/>
    <w:rsid w:val="00CF27A1"/>
    <w:rsid w:val="00CF28D3"/>
    <w:rsid w:val="00CF2DE2"/>
    <w:rsid w:val="00CF3783"/>
    <w:rsid w:val="00CF3FB2"/>
    <w:rsid w:val="00CF4B50"/>
    <w:rsid w:val="00CF5596"/>
    <w:rsid w:val="00CF6D25"/>
    <w:rsid w:val="00D0023E"/>
    <w:rsid w:val="00D00550"/>
    <w:rsid w:val="00D009C1"/>
    <w:rsid w:val="00D00E87"/>
    <w:rsid w:val="00D00FE1"/>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2913"/>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3832"/>
    <w:rsid w:val="00D24CC8"/>
    <w:rsid w:val="00D25468"/>
    <w:rsid w:val="00D25770"/>
    <w:rsid w:val="00D2642B"/>
    <w:rsid w:val="00D26929"/>
    <w:rsid w:val="00D26CB1"/>
    <w:rsid w:val="00D26F00"/>
    <w:rsid w:val="00D26F62"/>
    <w:rsid w:val="00D278F6"/>
    <w:rsid w:val="00D3047A"/>
    <w:rsid w:val="00D30AB2"/>
    <w:rsid w:val="00D31F1E"/>
    <w:rsid w:val="00D321B9"/>
    <w:rsid w:val="00D3287D"/>
    <w:rsid w:val="00D32ADF"/>
    <w:rsid w:val="00D32FDC"/>
    <w:rsid w:val="00D34A8B"/>
    <w:rsid w:val="00D352D9"/>
    <w:rsid w:val="00D35A14"/>
    <w:rsid w:val="00D35DDA"/>
    <w:rsid w:val="00D36174"/>
    <w:rsid w:val="00D36346"/>
    <w:rsid w:val="00D366DF"/>
    <w:rsid w:val="00D36DBE"/>
    <w:rsid w:val="00D3713E"/>
    <w:rsid w:val="00D37EEB"/>
    <w:rsid w:val="00D408F0"/>
    <w:rsid w:val="00D40CA6"/>
    <w:rsid w:val="00D41366"/>
    <w:rsid w:val="00D4156C"/>
    <w:rsid w:val="00D42890"/>
    <w:rsid w:val="00D428EC"/>
    <w:rsid w:val="00D42C3D"/>
    <w:rsid w:val="00D42DF7"/>
    <w:rsid w:val="00D42F37"/>
    <w:rsid w:val="00D43457"/>
    <w:rsid w:val="00D4358F"/>
    <w:rsid w:val="00D43E50"/>
    <w:rsid w:val="00D4437E"/>
    <w:rsid w:val="00D44B04"/>
    <w:rsid w:val="00D4515E"/>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44B6"/>
    <w:rsid w:val="00D645BF"/>
    <w:rsid w:val="00D64CF9"/>
    <w:rsid w:val="00D65140"/>
    <w:rsid w:val="00D656B0"/>
    <w:rsid w:val="00D660D8"/>
    <w:rsid w:val="00D6615A"/>
    <w:rsid w:val="00D670F5"/>
    <w:rsid w:val="00D672BD"/>
    <w:rsid w:val="00D674A8"/>
    <w:rsid w:val="00D67602"/>
    <w:rsid w:val="00D7033A"/>
    <w:rsid w:val="00D718F3"/>
    <w:rsid w:val="00D726CF"/>
    <w:rsid w:val="00D73626"/>
    <w:rsid w:val="00D736ED"/>
    <w:rsid w:val="00D73D1A"/>
    <w:rsid w:val="00D743C6"/>
    <w:rsid w:val="00D749B9"/>
    <w:rsid w:val="00D7543B"/>
    <w:rsid w:val="00D7596F"/>
    <w:rsid w:val="00D76219"/>
    <w:rsid w:val="00D76D92"/>
    <w:rsid w:val="00D7706F"/>
    <w:rsid w:val="00D77CC3"/>
    <w:rsid w:val="00D81154"/>
    <w:rsid w:val="00D81241"/>
    <w:rsid w:val="00D814AC"/>
    <w:rsid w:val="00D814BC"/>
    <w:rsid w:val="00D81D8E"/>
    <w:rsid w:val="00D82555"/>
    <w:rsid w:val="00D82B20"/>
    <w:rsid w:val="00D836F2"/>
    <w:rsid w:val="00D8370C"/>
    <w:rsid w:val="00D83A18"/>
    <w:rsid w:val="00D840E3"/>
    <w:rsid w:val="00D8411A"/>
    <w:rsid w:val="00D8449A"/>
    <w:rsid w:val="00D84712"/>
    <w:rsid w:val="00D8515F"/>
    <w:rsid w:val="00D85E9B"/>
    <w:rsid w:val="00D860C8"/>
    <w:rsid w:val="00D860D0"/>
    <w:rsid w:val="00D861F0"/>
    <w:rsid w:val="00D86ADA"/>
    <w:rsid w:val="00D871C6"/>
    <w:rsid w:val="00D87563"/>
    <w:rsid w:val="00D87EAF"/>
    <w:rsid w:val="00D902FF"/>
    <w:rsid w:val="00D90B20"/>
    <w:rsid w:val="00D90B44"/>
    <w:rsid w:val="00D90C54"/>
    <w:rsid w:val="00D91F33"/>
    <w:rsid w:val="00D926EB"/>
    <w:rsid w:val="00D930DD"/>
    <w:rsid w:val="00D93DE9"/>
    <w:rsid w:val="00D9420C"/>
    <w:rsid w:val="00D94706"/>
    <w:rsid w:val="00D94CA5"/>
    <w:rsid w:val="00D951B5"/>
    <w:rsid w:val="00D9543C"/>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22A"/>
    <w:rsid w:val="00DB030D"/>
    <w:rsid w:val="00DB08C9"/>
    <w:rsid w:val="00DB12F6"/>
    <w:rsid w:val="00DB161D"/>
    <w:rsid w:val="00DB167F"/>
    <w:rsid w:val="00DB2480"/>
    <w:rsid w:val="00DB2982"/>
    <w:rsid w:val="00DB2E7D"/>
    <w:rsid w:val="00DB2F53"/>
    <w:rsid w:val="00DB32CF"/>
    <w:rsid w:val="00DB42CC"/>
    <w:rsid w:val="00DB4BBA"/>
    <w:rsid w:val="00DB4EAE"/>
    <w:rsid w:val="00DB5051"/>
    <w:rsid w:val="00DB513D"/>
    <w:rsid w:val="00DB5441"/>
    <w:rsid w:val="00DB582F"/>
    <w:rsid w:val="00DB5EF8"/>
    <w:rsid w:val="00DB5FC8"/>
    <w:rsid w:val="00DC0DC3"/>
    <w:rsid w:val="00DC152A"/>
    <w:rsid w:val="00DC155F"/>
    <w:rsid w:val="00DC181F"/>
    <w:rsid w:val="00DC2200"/>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B20"/>
    <w:rsid w:val="00DC6C98"/>
    <w:rsid w:val="00DC6DDD"/>
    <w:rsid w:val="00DC7B8C"/>
    <w:rsid w:val="00DC7E3D"/>
    <w:rsid w:val="00DD0184"/>
    <w:rsid w:val="00DD0C03"/>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0F0A"/>
    <w:rsid w:val="00DF1329"/>
    <w:rsid w:val="00DF1437"/>
    <w:rsid w:val="00DF2312"/>
    <w:rsid w:val="00DF2535"/>
    <w:rsid w:val="00DF4CDF"/>
    <w:rsid w:val="00DF5C16"/>
    <w:rsid w:val="00DF6826"/>
    <w:rsid w:val="00DF6E14"/>
    <w:rsid w:val="00DF700B"/>
    <w:rsid w:val="00DF70F3"/>
    <w:rsid w:val="00DF7443"/>
    <w:rsid w:val="00DF7ACC"/>
    <w:rsid w:val="00E00AE4"/>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583"/>
    <w:rsid w:val="00E05C69"/>
    <w:rsid w:val="00E06C48"/>
    <w:rsid w:val="00E07032"/>
    <w:rsid w:val="00E079B8"/>
    <w:rsid w:val="00E10969"/>
    <w:rsid w:val="00E10C0C"/>
    <w:rsid w:val="00E10DE3"/>
    <w:rsid w:val="00E111D4"/>
    <w:rsid w:val="00E11AB4"/>
    <w:rsid w:val="00E129C8"/>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CCB"/>
    <w:rsid w:val="00E27F25"/>
    <w:rsid w:val="00E30231"/>
    <w:rsid w:val="00E30443"/>
    <w:rsid w:val="00E30B22"/>
    <w:rsid w:val="00E30C92"/>
    <w:rsid w:val="00E31462"/>
    <w:rsid w:val="00E315AE"/>
    <w:rsid w:val="00E31E40"/>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0C5"/>
    <w:rsid w:val="00E42312"/>
    <w:rsid w:val="00E425CB"/>
    <w:rsid w:val="00E42FF5"/>
    <w:rsid w:val="00E4399D"/>
    <w:rsid w:val="00E43AD2"/>
    <w:rsid w:val="00E440E2"/>
    <w:rsid w:val="00E442FA"/>
    <w:rsid w:val="00E445E1"/>
    <w:rsid w:val="00E44C94"/>
    <w:rsid w:val="00E45280"/>
    <w:rsid w:val="00E45A40"/>
    <w:rsid w:val="00E45A62"/>
    <w:rsid w:val="00E46823"/>
    <w:rsid w:val="00E46CED"/>
    <w:rsid w:val="00E46E68"/>
    <w:rsid w:val="00E46FA7"/>
    <w:rsid w:val="00E4796E"/>
    <w:rsid w:val="00E47B96"/>
    <w:rsid w:val="00E47DC2"/>
    <w:rsid w:val="00E50098"/>
    <w:rsid w:val="00E50196"/>
    <w:rsid w:val="00E513EF"/>
    <w:rsid w:val="00E5175F"/>
    <w:rsid w:val="00E51FC6"/>
    <w:rsid w:val="00E52094"/>
    <w:rsid w:val="00E5264F"/>
    <w:rsid w:val="00E52B8F"/>
    <w:rsid w:val="00E52BFC"/>
    <w:rsid w:val="00E52CE9"/>
    <w:rsid w:val="00E53102"/>
    <w:rsid w:val="00E5353D"/>
    <w:rsid w:val="00E5371F"/>
    <w:rsid w:val="00E53748"/>
    <w:rsid w:val="00E53759"/>
    <w:rsid w:val="00E53C5D"/>
    <w:rsid w:val="00E53D87"/>
    <w:rsid w:val="00E540CF"/>
    <w:rsid w:val="00E5439F"/>
    <w:rsid w:val="00E55340"/>
    <w:rsid w:val="00E55439"/>
    <w:rsid w:val="00E55472"/>
    <w:rsid w:val="00E5577F"/>
    <w:rsid w:val="00E561F7"/>
    <w:rsid w:val="00E56431"/>
    <w:rsid w:val="00E56FAC"/>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93F"/>
    <w:rsid w:val="00E62E75"/>
    <w:rsid w:val="00E63663"/>
    <w:rsid w:val="00E63C0B"/>
    <w:rsid w:val="00E63E12"/>
    <w:rsid w:val="00E640DB"/>
    <w:rsid w:val="00E642FA"/>
    <w:rsid w:val="00E64C1A"/>
    <w:rsid w:val="00E6510B"/>
    <w:rsid w:val="00E657F8"/>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6C7"/>
    <w:rsid w:val="00E86766"/>
    <w:rsid w:val="00E86A9B"/>
    <w:rsid w:val="00E877B4"/>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65F8"/>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CEA"/>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33C"/>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8CC"/>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634"/>
    <w:rsid w:val="00EE0774"/>
    <w:rsid w:val="00EE08B8"/>
    <w:rsid w:val="00EE0DEE"/>
    <w:rsid w:val="00EE144F"/>
    <w:rsid w:val="00EE1D3E"/>
    <w:rsid w:val="00EE2289"/>
    <w:rsid w:val="00EE22BD"/>
    <w:rsid w:val="00EE26EC"/>
    <w:rsid w:val="00EE305D"/>
    <w:rsid w:val="00EE35F9"/>
    <w:rsid w:val="00EE378B"/>
    <w:rsid w:val="00EE3BED"/>
    <w:rsid w:val="00EE3D53"/>
    <w:rsid w:val="00EE44A8"/>
    <w:rsid w:val="00EE5DDA"/>
    <w:rsid w:val="00EE6827"/>
    <w:rsid w:val="00EE6E28"/>
    <w:rsid w:val="00EE77C6"/>
    <w:rsid w:val="00EF001A"/>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11B"/>
    <w:rsid w:val="00F10273"/>
    <w:rsid w:val="00F11960"/>
    <w:rsid w:val="00F11C73"/>
    <w:rsid w:val="00F12819"/>
    <w:rsid w:val="00F12967"/>
    <w:rsid w:val="00F12EA6"/>
    <w:rsid w:val="00F139FB"/>
    <w:rsid w:val="00F14455"/>
    <w:rsid w:val="00F1449B"/>
    <w:rsid w:val="00F144B4"/>
    <w:rsid w:val="00F146B1"/>
    <w:rsid w:val="00F16131"/>
    <w:rsid w:val="00F1660A"/>
    <w:rsid w:val="00F1669C"/>
    <w:rsid w:val="00F17388"/>
    <w:rsid w:val="00F177A5"/>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547"/>
    <w:rsid w:val="00F269B2"/>
    <w:rsid w:val="00F26F75"/>
    <w:rsid w:val="00F27494"/>
    <w:rsid w:val="00F27811"/>
    <w:rsid w:val="00F27879"/>
    <w:rsid w:val="00F279E2"/>
    <w:rsid w:val="00F3055A"/>
    <w:rsid w:val="00F30738"/>
    <w:rsid w:val="00F30B1B"/>
    <w:rsid w:val="00F30B2F"/>
    <w:rsid w:val="00F30D6B"/>
    <w:rsid w:val="00F311F8"/>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6C"/>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6517"/>
    <w:rsid w:val="00F570BF"/>
    <w:rsid w:val="00F57528"/>
    <w:rsid w:val="00F57ABA"/>
    <w:rsid w:val="00F57E86"/>
    <w:rsid w:val="00F600DA"/>
    <w:rsid w:val="00F60180"/>
    <w:rsid w:val="00F60223"/>
    <w:rsid w:val="00F61189"/>
    <w:rsid w:val="00F613AD"/>
    <w:rsid w:val="00F6231A"/>
    <w:rsid w:val="00F62474"/>
    <w:rsid w:val="00F625D4"/>
    <w:rsid w:val="00F62FFD"/>
    <w:rsid w:val="00F63085"/>
    <w:rsid w:val="00F63496"/>
    <w:rsid w:val="00F63E7D"/>
    <w:rsid w:val="00F644E0"/>
    <w:rsid w:val="00F64B0C"/>
    <w:rsid w:val="00F64FAB"/>
    <w:rsid w:val="00F65685"/>
    <w:rsid w:val="00F65C3C"/>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3E73"/>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69C4"/>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AAC"/>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5EF"/>
    <w:rsid w:val="00FC08A4"/>
    <w:rsid w:val="00FC1B88"/>
    <w:rsid w:val="00FC24A4"/>
    <w:rsid w:val="00FC2803"/>
    <w:rsid w:val="00FC280E"/>
    <w:rsid w:val="00FC2C67"/>
    <w:rsid w:val="00FC2F9A"/>
    <w:rsid w:val="00FC34DE"/>
    <w:rsid w:val="00FC3F22"/>
    <w:rsid w:val="00FC4412"/>
    <w:rsid w:val="00FC4579"/>
    <w:rsid w:val="00FC484B"/>
    <w:rsid w:val="00FC50C7"/>
    <w:rsid w:val="00FC556B"/>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2F1"/>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3F9"/>
    <w:rsid w:val="00FF2C29"/>
    <w:rsid w:val="00FF2FD2"/>
    <w:rsid w:val="00FF3DE6"/>
    <w:rsid w:val="00FF4589"/>
    <w:rsid w:val="00FF4D01"/>
    <w:rsid w:val="00FF5B33"/>
    <w:rsid w:val="00FF666C"/>
    <w:rsid w:val="00FF681D"/>
    <w:rsid w:val="00FF6AB0"/>
    <w:rsid w:val="00FF6F5B"/>
    <w:rsid w:val="00FF75F6"/>
    <w:rsid w:val="00FF7684"/>
    <w:rsid w:val="00FF76B9"/>
    <w:rsid w:val="00FF78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13CF"/>
    <w:pPr>
      <w:spacing w:line="360" w:lineRule="auto"/>
      <w:jc w:val="both"/>
    </w:pPr>
    <w:rPr>
      <w:sz w:val="22"/>
      <w:szCs w:val="24"/>
    </w:rPr>
  </w:style>
  <w:style w:type="paragraph" w:styleId="Heading1">
    <w:name w:val="heading 1"/>
    <w:basedOn w:val="Normal"/>
    <w:next w:val="Heading2"/>
    <w:link w:val="Heading1Char"/>
    <w:uiPriority w:val="9"/>
    <w:rsid w:val="00A16427"/>
    <w:pPr>
      <w:keepNext/>
      <w:spacing w:before="240" w:after="60"/>
      <w:jc w:val="center"/>
      <w:outlineLvl w:val="0"/>
    </w:pPr>
    <w:rPr>
      <w:rFonts w:cs="Arial"/>
      <w:b/>
      <w:bCs/>
      <w:kern w:val="32"/>
      <w:sz w:val="32"/>
      <w:szCs w:val="32"/>
    </w:rPr>
  </w:style>
  <w:style w:type="paragraph" w:styleId="Heading2">
    <w:name w:val="heading 2"/>
    <w:aliases w:val="1 Überschrift"/>
    <w:basedOn w:val="Normal"/>
    <w:next w:val="Heading3"/>
    <w:link w:val="Heading2Char"/>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Heading3">
    <w:name w:val="heading 3"/>
    <w:aliases w:val="2 Überschrift"/>
    <w:basedOn w:val="Normal"/>
    <w:next w:val="Heading4"/>
    <w:qFormat/>
    <w:rsid w:val="00A16427"/>
    <w:pPr>
      <w:keepNext/>
      <w:keepLines/>
      <w:numPr>
        <w:ilvl w:val="2"/>
        <w:numId w:val="2"/>
      </w:numPr>
      <w:spacing w:before="240" w:after="60"/>
      <w:outlineLvl w:val="2"/>
    </w:pPr>
    <w:rPr>
      <w:rFonts w:cs="Arial"/>
      <w:b/>
      <w:bCs/>
      <w:sz w:val="26"/>
      <w:szCs w:val="26"/>
    </w:rPr>
  </w:style>
  <w:style w:type="paragraph" w:styleId="Heading4">
    <w:name w:val="heading 4"/>
    <w:basedOn w:val="Normal"/>
    <w:next w:val="Heading5"/>
    <w:link w:val="Heading4Char"/>
    <w:qFormat/>
    <w:rsid w:val="00A16427"/>
    <w:pPr>
      <w:keepNext/>
      <w:keepLines/>
      <w:numPr>
        <w:ilvl w:val="3"/>
        <w:numId w:val="2"/>
      </w:numPr>
      <w:tabs>
        <w:tab w:val="left" w:pos="709"/>
      </w:tabs>
      <w:spacing w:before="240" w:after="60"/>
      <w:outlineLvl w:val="3"/>
    </w:pPr>
    <w:rPr>
      <w:b/>
      <w:bCs/>
      <w:szCs w:val="28"/>
    </w:rPr>
  </w:style>
  <w:style w:type="paragraph" w:styleId="Heading5">
    <w:name w:val="heading 5"/>
    <w:basedOn w:val="Normal"/>
    <w:next w:val="Heading6"/>
    <w:link w:val="Heading5Char"/>
    <w:qFormat/>
    <w:rsid w:val="00A16427"/>
    <w:pPr>
      <w:keepNext/>
      <w:keepLines/>
      <w:numPr>
        <w:ilvl w:val="4"/>
        <w:numId w:val="2"/>
      </w:numPr>
      <w:tabs>
        <w:tab w:val="left" w:pos="709"/>
      </w:tabs>
      <w:spacing w:before="240" w:after="60"/>
      <w:outlineLvl w:val="4"/>
    </w:pPr>
    <w:rPr>
      <w:b/>
      <w:bCs/>
      <w:iCs/>
      <w:szCs w:val="26"/>
    </w:rPr>
  </w:style>
  <w:style w:type="paragraph" w:styleId="Heading6">
    <w:name w:val="heading 6"/>
    <w:basedOn w:val="Normal"/>
    <w:next w:val="BodyText"/>
    <w:rsid w:val="00A16427"/>
    <w:pPr>
      <w:tabs>
        <w:tab w:val="left" w:pos="284"/>
      </w:tabs>
      <w:spacing w:before="240" w:after="60"/>
      <w:outlineLvl w:val="5"/>
    </w:pPr>
    <w:rPr>
      <w:b/>
      <w:bCs/>
      <w:szCs w:val="22"/>
    </w:rPr>
  </w:style>
  <w:style w:type="paragraph" w:styleId="Heading7">
    <w:name w:val="heading 7"/>
    <w:basedOn w:val="Normal"/>
    <w:next w:val="BodyText"/>
    <w:rsid w:val="00A16427"/>
    <w:pPr>
      <w:spacing w:before="240" w:after="60"/>
      <w:outlineLvl w:val="6"/>
    </w:pPr>
    <w:rPr>
      <w:b/>
    </w:rPr>
  </w:style>
  <w:style w:type="paragraph" w:styleId="Heading8">
    <w:name w:val="heading 8"/>
    <w:basedOn w:val="Normal"/>
    <w:next w:val="Normal"/>
    <w:rsid w:val="00A16427"/>
    <w:pPr>
      <w:spacing w:before="240" w:after="60"/>
      <w:outlineLvl w:val="7"/>
    </w:pPr>
    <w:rPr>
      <w:iCs/>
    </w:rPr>
  </w:style>
  <w:style w:type="paragraph" w:styleId="Heading9">
    <w:name w:val="heading 9"/>
    <w:basedOn w:val="Normal"/>
    <w:next w:val="Normal"/>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00E88"/>
    <w:pPr>
      <w:spacing w:after="120" w:line="300" w:lineRule="auto"/>
    </w:pPr>
  </w:style>
  <w:style w:type="character" w:customStyle="1" w:styleId="Formel">
    <w:name w:val="Formel"/>
    <w:basedOn w:val="DefaultParagraphFont"/>
    <w:rsid w:val="00A16427"/>
    <w:rPr>
      <w:rFonts w:ascii="Times New Roman" w:hAnsi="Times New Roman"/>
      <w:i/>
      <w:iCs/>
      <w:sz w:val="24"/>
      <w:lang w:val="en-GB"/>
    </w:rPr>
  </w:style>
  <w:style w:type="paragraph" w:styleId="Header">
    <w:name w:val="header"/>
    <w:basedOn w:val="Normal"/>
    <w:link w:val="HeaderChar"/>
    <w:uiPriority w:val="99"/>
    <w:rsid w:val="00A16427"/>
    <w:pPr>
      <w:tabs>
        <w:tab w:val="right" w:pos="9072"/>
      </w:tabs>
    </w:pPr>
    <w:rPr>
      <w:sz w:val="18"/>
    </w:rPr>
  </w:style>
  <w:style w:type="paragraph" w:styleId="Footer">
    <w:name w:val="footer"/>
    <w:basedOn w:val="Normal"/>
    <w:link w:val="FooterChar"/>
    <w:uiPriority w:val="99"/>
    <w:rsid w:val="00A16427"/>
    <w:pPr>
      <w:tabs>
        <w:tab w:val="center" w:pos="4536"/>
        <w:tab w:val="right" w:pos="9072"/>
      </w:tabs>
    </w:pPr>
    <w:rPr>
      <w:sz w:val="18"/>
    </w:rPr>
  </w:style>
  <w:style w:type="paragraph" w:styleId="BodyTextIndent">
    <w:name w:val="Body Text Indent"/>
    <w:basedOn w:val="Normal"/>
    <w:link w:val="BodyTextIndentChar"/>
    <w:rsid w:val="00A16427"/>
    <w:pPr>
      <w:keepNext/>
      <w:keepLines/>
      <w:pageBreakBefore/>
      <w:tabs>
        <w:tab w:val="left" w:pos="709"/>
      </w:tabs>
      <w:ind w:left="709" w:hanging="709"/>
    </w:pPr>
  </w:style>
  <w:style w:type="character" w:styleId="PageNumber">
    <w:name w:val="page number"/>
    <w:basedOn w:val="DefaultParagraphFont"/>
    <w:rsid w:val="00A16427"/>
    <w:rPr>
      <w:rFonts w:ascii="Arial" w:hAnsi="Arial"/>
      <w:sz w:val="18"/>
    </w:rPr>
  </w:style>
  <w:style w:type="paragraph" w:styleId="Caption">
    <w:name w:val="caption"/>
    <w:aliases w:val="Fußnoten"/>
    <w:basedOn w:val="BodyText"/>
    <w:next w:val="BodyText"/>
    <w:qFormat/>
    <w:rsid w:val="00F84619"/>
    <w:pPr>
      <w:keepLines/>
      <w:spacing w:after="240" w:line="240" w:lineRule="auto"/>
      <w:jc w:val="center"/>
    </w:pPr>
    <w:rPr>
      <w:b/>
      <w:bCs/>
      <w:sz w:val="20"/>
      <w:szCs w:val="20"/>
    </w:rPr>
  </w:style>
  <w:style w:type="paragraph" w:styleId="TableofFigures">
    <w:name w:val="table of figures"/>
    <w:basedOn w:val="Normal"/>
    <w:next w:val="Normal"/>
    <w:uiPriority w:val="99"/>
    <w:rsid w:val="00A16427"/>
    <w:pPr>
      <w:tabs>
        <w:tab w:val="right" w:leader="dot" w:pos="9072"/>
      </w:tabs>
      <w:ind w:left="400" w:hanging="400"/>
    </w:pPr>
  </w:style>
  <w:style w:type="paragraph" w:customStyle="1" w:styleId="Aufzhlung-Alpha">
    <w:name w:val="Aufzählung-Alpha"/>
    <w:basedOn w:val="BodyText"/>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BodyText"/>
    <w:rsid w:val="00A16427"/>
    <w:pPr>
      <w:spacing w:before="360"/>
      <w:ind w:left="851" w:right="851"/>
    </w:pPr>
    <w:rPr>
      <w:b/>
    </w:rPr>
  </w:style>
  <w:style w:type="paragraph" w:customStyle="1" w:styleId="Aufzhlung-Num">
    <w:name w:val="Aufzählung-Num"/>
    <w:basedOn w:val="Normal"/>
    <w:rsid w:val="00A16427"/>
    <w:pPr>
      <w:keepLines/>
      <w:numPr>
        <w:numId w:val="4"/>
      </w:numPr>
      <w:tabs>
        <w:tab w:val="left" w:pos="284"/>
      </w:tabs>
      <w:spacing w:after="60"/>
      <w:ind w:left="568" w:right="567" w:hanging="284"/>
    </w:pPr>
  </w:style>
  <w:style w:type="character" w:customStyle="1" w:styleId="GUI-Element">
    <w:name w:val="GUI-Element"/>
    <w:basedOn w:val="DefaultParagraphFont"/>
    <w:rsid w:val="00A16427"/>
    <w:rPr>
      <w:b/>
    </w:rPr>
  </w:style>
  <w:style w:type="character" w:styleId="Emphasis">
    <w:name w:val="Emphasis"/>
    <w:basedOn w:val="DefaultParagraphFont"/>
    <w:qFormat/>
    <w:rsid w:val="00A16427"/>
    <w:rPr>
      <w:i/>
      <w:iCs/>
    </w:rPr>
  </w:style>
  <w:style w:type="paragraph" w:styleId="NormalIndent">
    <w:name w:val="Normal Indent"/>
    <w:basedOn w:val="Normal"/>
    <w:rsid w:val="00A16427"/>
    <w:pPr>
      <w:ind w:left="708"/>
    </w:pPr>
  </w:style>
  <w:style w:type="paragraph" w:customStyle="1" w:styleId="Abbildung">
    <w:name w:val="Abbildung"/>
    <w:basedOn w:val="BodyText"/>
    <w:next w:val="Caption"/>
    <w:rsid w:val="00A16427"/>
    <w:pPr>
      <w:keepNext/>
      <w:jc w:val="center"/>
    </w:pPr>
  </w:style>
  <w:style w:type="character" w:customStyle="1" w:styleId="Code">
    <w:name w:val="Code"/>
    <w:basedOn w:val="DefaultParagraphFont"/>
    <w:rsid w:val="003C7199"/>
    <w:rPr>
      <w:rFonts w:ascii="Courier New" w:hAnsi="Courier New"/>
      <w:dstrike w:val="0"/>
      <w:color w:val="auto"/>
      <w:kern w:val="0"/>
      <w:sz w:val="18"/>
      <w:szCs w:val="16"/>
      <w:u w:val="none"/>
      <w:vertAlign w:val="baseline"/>
    </w:rPr>
  </w:style>
  <w:style w:type="character" w:styleId="Hyperlink">
    <w:name w:val="Hyperlink"/>
    <w:basedOn w:val="DefaultParagraphFont"/>
    <w:uiPriority w:val="99"/>
    <w:rsid w:val="00A16427"/>
    <w:rPr>
      <w:color w:val="0000FF"/>
      <w:u w:val="single"/>
    </w:rPr>
  </w:style>
  <w:style w:type="character" w:customStyle="1" w:styleId="Hervorhebung-extra">
    <w:name w:val="Hervorhebung-extra"/>
    <w:basedOn w:val="Emphasis"/>
    <w:rsid w:val="00A16427"/>
    <w:rPr>
      <w:b/>
      <w:i/>
      <w:iCs/>
    </w:rPr>
  </w:style>
  <w:style w:type="character" w:styleId="EndnoteReference">
    <w:name w:val="endnote reference"/>
    <w:basedOn w:val="DefaultParagraphFont"/>
    <w:semiHidden/>
    <w:rsid w:val="00A16427"/>
    <w:rPr>
      <w:vertAlign w:val="superscript"/>
    </w:rPr>
  </w:style>
  <w:style w:type="character" w:customStyle="1" w:styleId="Key">
    <w:name w:val="Key"/>
    <w:basedOn w:val="DefaultParagraphFont"/>
    <w:rsid w:val="00A16427"/>
    <w:rPr>
      <w:rFonts w:ascii="Courier New" w:hAnsi="Courier New"/>
    </w:rPr>
  </w:style>
  <w:style w:type="paragraph" w:customStyle="1" w:styleId="Test1">
    <w:name w:val="Test1"/>
    <w:basedOn w:val="BodyText"/>
    <w:rsid w:val="00A16427"/>
    <w:rPr>
      <w:b/>
    </w:rPr>
  </w:style>
  <w:style w:type="paragraph" w:styleId="DocumentMap">
    <w:name w:val="Document Map"/>
    <w:basedOn w:val="Normal"/>
    <w:semiHidden/>
    <w:rsid w:val="00A16427"/>
    <w:pPr>
      <w:shd w:val="clear" w:color="auto" w:fill="000080"/>
    </w:pPr>
    <w:rPr>
      <w:rFonts w:ascii="Tahoma" w:hAnsi="Tahoma" w:cs="Tahoma"/>
    </w:rPr>
  </w:style>
  <w:style w:type="paragraph" w:customStyle="1" w:styleId="Literatur">
    <w:name w:val="Literatur"/>
    <w:basedOn w:val="Normal"/>
    <w:rsid w:val="00A16427"/>
    <w:pPr>
      <w:keepLines/>
      <w:numPr>
        <w:numId w:val="3"/>
      </w:numPr>
      <w:tabs>
        <w:tab w:val="clear" w:pos="360"/>
        <w:tab w:val="left" w:pos="284"/>
      </w:tabs>
      <w:spacing w:after="120"/>
      <w:ind w:left="568"/>
    </w:pPr>
    <w:rPr>
      <w:sz w:val="18"/>
      <w:szCs w:val="20"/>
    </w:rPr>
  </w:style>
  <w:style w:type="paragraph" w:styleId="TOC2">
    <w:name w:val="toc 2"/>
    <w:basedOn w:val="Normal"/>
    <w:next w:val="Normal"/>
    <w:uiPriority w:val="39"/>
    <w:rsid w:val="008E000E"/>
    <w:pPr>
      <w:spacing w:before="120" w:after="60"/>
      <w:ind w:left="198"/>
    </w:pPr>
    <w:rPr>
      <w:b/>
    </w:rPr>
  </w:style>
  <w:style w:type="paragraph" w:styleId="TOC1">
    <w:name w:val="toc 1"/>
    <w:basedOn w:val="Normal"/>
    <w:next w:val="Normal"/>
    <w:uiPriority w:val="39"/>
    <w:rsid w:val="00E640DB"/>
    <w:rPr>
      <w:b/>
    </w:rPr>
  </w:style>
  <w:style w:type="character" w:styleId="FollowedHyperlink">
    <w:name w:val="FollowedHyperlink"/>
    <w:basedOn w:val="DefaultParagraphFont"/>
    <w:rsid w:val="00A16427"/>
    <w:rPr>
      <w:color w:val="800080"/>
      <w:u w:val="single"/>
    </w:rPr>
  </w:style>
  <w:style w:type="paragraph" w:styleId="TOC3">
    <w:name w:val="toc 3"/>
    <w:basedOn w:val="Normal"/>
    <w:next w:val="Normal"/>
    <w:uiPriority w:val="39"/>
    <w:rsid w:val="00A16427"/>
    <w:pPr>
      <w:spacing w:after="60"/>
      <w:ind w:left="403"/>
    </w:pPr>
    <w:rPr>
      <w:b/>
    </w:rPr>
  </w:style>
  <w:style w:type="paragraph" w:styleId="EndnoteText">
    <w:name w:val="endnote text"/>
    <w:basedOn w:val="Normal"/>
    <w:semiHidden/>
    <w:rsid w:val="00A16427"/>
    <w:rPr>
      <w:szCs w:val="20"/>
    </w:rPr>
  </w:style>
  <w:style w:type="paragraph" w:styleId="TOC4">
    <w:name w:val="toc 4"/>
    <w:basedOn w:val="Normal"/>
    <w:next w:val="Normal"/>
    <w:uiPriority w:val="39"/>
    <w:rsid w:val="00A16427"/>
    <w:pPr>
      <w:spacing w:after="60"/>
      <w:ind w:left="601"/>
    </w:pPr>
    <w:rPr>
      <w:b/>
    </w:rPr>
  </w:style>
  <w:style w:type="paragraph" w:styleId="TOC5">
    <w:name w:val="toc 5"/>
    <w:basedOn w:val="Normal"/>
    <w:next w:val="Normal"/>
    <w:uiPriority w:val="39"/>
    <w:rsid w:val="00A16427"/>
    <w:pPr>
      <w:spacing w:after="60"/>
      <w:ind w:left="799"/>
    </w:pPr>
  </w:style>
  <w:style w:type="paragraph" w:styleId="TOC6">
    <w:name w:val="toc 6"/>
    <w:basedOn w:val="Normal"/>
    <w:next w:val="Normal"/>
    <w:autoRedefine/>
    <w:uiPriority w:val="39"/>
    <w:rsid w:val="00A16427"/>
    <w:pPr>
      <w:ind w:left="1000"/>
    </w:pPr>
  </w:style>
  <w:style w:type="paragraph" w:styleId="TOC7">
    <w:name w:val="toc 7"/>
    <w:basedOn w:val="Normal"/>
    <w:next w:val="Normal"/>
    <w:autoRedefine/>
    <w:uiPriority w:val="39"/>
    <w:rsid w:val="00A16427"/>
    <w:pPr>
      <w:ind w:left="1200"/>
    </w:pPr>
  </w:style>
  <w:style w:type="paragraph" w:styleId="TOC8">
    <w:name w:val="toc 8"/>
    <w:basedOn w:val="Normal"/>
    <w:next w:val="Normal"/>
    <w:autoRedefine/>
    <w:uiPriority w:val="39"/>
    <w:rsid w:val="00A16427"/>
    <w:pPr>
      <w:ind w:left="1400"/>
    </w:pPr>
  </w:style>
  <w:style w:type="paragraph" w:styleId="TOC9">
    <w:name w:val="toc 9"/>
    <w:basedOn w:val="Normal"/>
    <w:next w:val="Normal"/>
    <w:autoRedefine/>
    <w:uiPriority w:val="39"/>
    <w:rsid w:val="00A16427"/>
    <w:pPr>
      <w:ind w:left="1600"/>
    </w:pPr>
  </w:style>
  <w:style w:type="paragraph" w:styleId="Index2">
    <w:name w:val="index 2"/>
    <w:basedOn w:val="Normal"/>
    <w:next w:val="Normal"/>
    <w:autoRedefine/>
    <w:semiHidden/>
    <w:rsid w:val="00A16427"/>
    <w:pPr>
      <w:ind w:left="400" w:hanging="200"/>
    </w:pPr>
  </w:style>
  <w:style w:type="paragraph" w:styleId="Index1">
    <w:name w:val="index 1"/>
    <w:basedOn w:val="Normal"/>
    <w:next w:val="Normal"/>
    <w:autoRedefine/>
    <w:semiHidden/>
    <w:rsid w:val="00A16427"/>
    <w:pPr>
      <w:ind w:left="200" w:hanging="200"/>
    </w:pPr>
  </w:style>
  <w:style w:type="table" w:styleId="TableGrid">
    <w:name w:val="Table Grid"/>
    <w:basedOn w:val="TableNormal"/>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le">
    <w:name w:val="Title"/>
    <w:basedOn w:val="Normal"/>
    <w:qFormat/>
    <w:rsid w:val="00963CBE"/>
    <w:pPr>
      <w:spacing w:before="240" w:after="60"/>
      <w:jc w:val="center"/>
      <w:outlineLvl w:val="0"/>
    </w:pPr>
    <w:rPr>
      <w:rFonts w:cs="Arial"/>
      <w:b/>
      <w:bCs/>
      <w:kern w:val="28"/>
      <w:sz w:val="60"/>
      <w:szCs w:val="32"/>
    </w:rPr>
  </w:style>
  <w:style w:type="character" w:customStyle="1" w:styleId="Heading5Char">
    <w:name w:val="Heading 5 Char"/>
    <w:basedOn w:val="DefaultParagraphFont"/>
    <w:link w:val="Heading5"/>
    <w:rsid w:val="00535EB4"/>
    <w:rPr>
      <w:b/>
      <w:bCs/>
      <w:iCs/>
      <w:sz w:val="24"/>
      <w:szCs w:val="26"/>
    </w:rPr>
  </w:style>
  <w:style w:type="paragraph" w:styleId="FootnoteText">
    <w:name w:val="footnote text"/>
    <w:basedOn w:val="Normal"/>
    <w:semiHidden/>
    <w:rsid w:val="00A00CF9"/>
    <w:rPr>
      <w:szCs w:val="20"/>
    </w:rPr>
  </w:style>
  <w:style w:type="character" w:styleId="FootnoteReference">
    <w:name w:val="footnote reference"/>
    <w:basedOn w:val="DefaultParagraphFont"/>
    <w:semiHidden/>
    <w:rsid w:val="00A00CF9"/>
    <w:rPr>
      <w:vertAlign w:val="superscript"/>
    </w:rPr>
  </w:style>
  <w:style w:type="paragraph" w:styleId="HTMLPreformatted">
    <w:name w:val="HTML Preformatted"/>
    <w:basedOn w:val="Normal"/>
    <w:link w:val="HTMLPreformattedChar"/>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BodyTextChar">
    <w:name w:val="Body Text Char"/>
    <w:basedOn w:val="DefaultParagraphFont"/>
    <w:link w:val="BodyText"/>
    <w:rsid w:val="00900E88"/>
    <w:rPr>
      <w:rFonts w:ascii="Arial" w:hAnsi="Arial"/>
      <w:sz w:val="24"/>
      <w:szCs w:val="24"/>
    </w:rPr>
  </w:style>
  <w:style w:type="paragraph" w:styleId="BalloonText">
    <w:name w:val="Balloon Text"/>
    <w:basedOn w:val="Normal"/>
    <w:semiHidden/>
    <w:rsid w:val="007427B0"/>
    <w:rPr>
      <w:rFonts w:ascii="Tahoma" w:hAnsi="Tahoma" w:cs="Tahoma"/>
      <w:sz w:val="16"/>
      <w:szCs w:val="16"/>
    </w:rPr>
  </w:style>
  <w:style w:type="character" w:customStyle="1" w:styleId="Heading1Char">
    <w:name w:val="Heading 1 Char"/>
    <w:basedOn w:val="DefaultParagraphFont"/>
    <w:link w:val="Heading1"/>
    <w:uiPriority w:val="9"/>
    <w:rsid w:val="00805825"/>
    <w:rPr>
      <w:rFonts w:ascii="Arial" w:hAnsi="Arial" w:cs="Arial"/>
      <w:b/>
      <w:bCs/>
      <w:kern w:val="32"/>
      <w:sz w:val="32"/>
      <w:szCs w:val="32"/>
    </w:rPr>
  </w:style>
  <w:style w:type="paragraph" w:styleId="Bibliography">
    <w:name w:val="Bibliography"/>
    <w:basedOn w:val="Normal"/>
    <w:next w:val="Normal"/>
    <w:uiPriority w:val="37"/>
    <w:unhideWhenUsed/>
    <w:rsid w:val="00805825"/>
  </w:style>
  <w:style w:type="character" w:styleId="HTMLCite">
    <w:name w:val="HTML Cite"/>
    <w:basedOn w:val="DefaultParagraphFont"/>
    <w:uiPriority w:val="99"/>
    <w:unhideWhenUsed/>
    <w:rsid w:val="00E53C5D"/>
    <w:rPr>
      <w:i/>
      <w:iCs/>
    </w:rPr>
  </w:style>
  <w:style w:type="character" w:customStyle="1" w:styleId="HTMLPreformattedChar">
    <w:name w:val="HTML Preformatted Char"/>
    <w:basedOn w:val="DefaultParagraphFont"/>
    <w:link w:val="HTMLPreformatted"/>
    <w:uiPriority w:val="99"/>
    <w:rsid w:val="009B2FE1"/>
    <w:rPr>
      <w:rFonts w:ascii="Courier New" w:hAnsi="Courier New" w:cs="Courier New"/>
    </w:rPr>
  </w:style>
  <w:style w:type="character" w:styleId="Strong">
    <w:name w:val="Strong"/>
    <w:basedOn w:val="DefaultParagraphFon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0">
    <w:name w:val="bodytext"/>
    <w:basedOn w:val="Normal"/>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Paragraph">
    <w:name w:val="List Paragraph"/>
    <w:basedOn w:val="Normal"/>
    <w:uiPriority w:val="34"/>
    <w:rsid w:val="0044383B"/>
    <w:pPr>
      <w:ind w:left="720"/>
      <w:contextualSpacing/>
    </w:pPr>
  </w:style>
  <w:style w:type="paragraph" w:styleId="NormalWeb">
    <w:name w:val="Normal (Web)"/>
    <w:basedOn w:val="Normal"/>
    <w:uiPriority w:val="99"/>
    <w:unhideWhenUsed/>
    <w:rsid w:val="00A263B1"/>
    <w:pPr>
      <w:spacing w:before="100" w:beforeAutospacing="1" w:after="100" w:afterAutospacing="1" w:line="240" w:lineRule="auto"/>
      <w:jc w:val="left"/>
    </w:pPr>
  </w:style>
  <w:style w:type="paragraph" w:styleId="NoSpacing">
    <w:name w:val="No Spacing"/>
    <w:link w:val="NoSpacingChar"/>
    <w:uiPriority w:val="1"/>
    <w:rsid w:val="00181113"/>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181113"/>
    <w:rPr>
      <w:rFonts w:asciiTheme="minorHAnsi" w:eastAsiaTheme="minorEastAsia" w:hAnsiTheme="minorHAnsi" w:cstheme="minorBidi"/>
      <w:sz w:val="22"/>
      <w:szCs w:val="22"/>
      <w:lang w:eastAsia="en-US"/>
    </w:rPr>
  </w:style>
  <w:style w:type="character" w:customStyle="1" w:styleId="HeaderChar">
    <w:name w:val="Header Char"/>
    <w:basedOn w:val="DefaultParagraphFont"/>
    <w:link w:val="Header"/>
    <w:uiPriority w:val="99"/>
    <w:rsid w:val="00181113"/>
    <w:rPr>
      <w:rFonts w:ascii="Arial" w:hAnsi="Arial"/>
      <w:sz w:val="18"/>
      <w:szCs w:val="24"/>
    </w:rPr>
  </w:style>
  <w:style w:type="character" w:customStyle="1" w:styleId="FooterChar">
    <w:name w:val="Footer Char"/>
    <w:basedOn w:val="DefaultParagraphFont"/>
    <w:link w:val="Footer"/>
    <w:uiPriority w:val="99"/>
    <w:rsid w:val="00DB32CF"/>
    <w:rPr>
      <w:rFonts w:ascii="Arial" w:hAnsi="Arial"/>
      <w:sz w:val="18"/>
      <w:szCs w:val="24"/>
    </w:rPr>
  </w:style>
  <w:style w:type="character" w:styleId="CommentReference">
    <w:name w:val="annotation reference"/>
    <w:basedOn w:val="DefaultParagraphFont"/>
    <w:semiHidden/>
    <w:unhideWhenUsed/>
    <w:rsid w:val="000F0ADF"/>
    <w:rPr>
      <w:sz w:val="16"/>
      <w:szCs w:val="16"/>
    </w:rPr>
  </w:style>
  <w:style w:type="paragraph" w:styleId="CommentText">
    <w:name w:val="annotation text"/>
    <w:basedOn w:val="Normal"/>
    <w:link w:val="CommentTextChar"/>
    <w:semiHidden/>
    <w:unhideWhenUsed/>
    <w:rsid w:val="000F0ADF"/>
    <w:pPr>
      <w:spacing w:line="240" w:lineRule="auto"/>
    </w:pPr>
    <w:rPr>
      <w:sz w:val="20"/>
      <w:szCs w:val="20"/>
    </w:rPr>
  </w:style>
  <w:style w:type="character" w:customStyle="1" w:styleId="CommentTextChar">
    <w:name w:val="Comment Text Char"/>
    <w:basedOn w:val="DefaultParagraphFont"/>
    <w:link w:val="CommentText"/>
    <w:semiHidden/>
    <w:rsid w:val="000F0ADF"/>
  </w:style>
  <w:style w:type="paragraph" w:styleId="CommentSubject">
    <w:name w:val="annotation subject"/>
    <w:basedOn w:val="CommentText"/>
    <w:next w:val="CommentText"/>
    <w:link w:val="CommentSubjectChar"/>
    <w:semiHidden/>
    <w:unhideWhenUsed/>
    <w:rsid w:val="000F0ADF"/>
    <w:rPr>
      <w:b/>
      <w:bCs/>
    </w:rPr>
  </w:style>
  <w:style w:type="character" w:customStyle="1" w:styleId="CommentSubjectChar">
    <w:name w:val="Comment Subject Char"/>
    <w:basedOn w:val="CommentTextChar"/>
    <w:link w:val="CommentSubject"/>
    <w:semiHidden/>
    <w:rsid w:val="000F0ADF"/>
    <w:rPr>
      <w:b/>
      <w:bCs/>
    </w:rPr>
  </w:style>
  <w:style w:type="paragraph" w:styleId="Subtitle">
    <w:name w:val="Subtitle"/>
    <w:basedOn w:val="Normal"/>
    <w:next w:val="Normal"/>
    <w:link w:val="SubtitleChar"/>
    <w:qFormat/>
    <w:rsid w:val="00963CBE"/>
    <w:pPr>
      <w:numPr>
        <w:ilvl w:val="1"/>
      </w:numPr>
      <w:spacing w:after="160"/>
      <w:jc w:val="center"/>
    </w:pPr>
    <w:rPr>
      <w:rFonts w:eastAsiaTheme="minorEastAsia" w:cstheme="minorBidi"/>
      <w:spacing w:val="15"/>
      <w:sz w:val="40"/>
      <w:szCs w:val="22"/>
    </w:rPr>
  </w:style>
  <w:style w:type="character" w:customStyle="1" w:styleId="SubtitleChar">
    <w:name w:val="Subtitle Char"/>
    <w:basedOn w:val="DefaultParagraphFont"/>
    <w:link w:val="Subtitle"/>
    <w:rsid w:val="00963CBE"/>
    <w:rPr>
      <w:rFonts w:eastAsiaTheme="minorEastAsia" w:cstheme="minorBidi"/>
      <w:spacing w:val="15"/>
      <w:sz w:val="40"/>
      <w:szCs w:val="22"/>
    </w:rPr>
  </w:style>
  <w:style w:type="paragraph" w:customStyle="1" w:styleId="Einleitung">
    <w:name w:val="Einleitung"/>
    <w:basedOn w:val="Heading2"/>
    <w:link w:val="EinleitungZchn"/>
    <w:qFormat/>
    <w:rsid w:val="00963CBE"/>
    <w:pPr>
      <w:numPr>
        <w:numId w:val="5"/>
      </w:numPr>
    </w:pPr>
    <w:rPr>
      <w:lang w:val="en-US"/>
    </w:rPr>
  </w:style>
  <w:style w:type="character" w:customStyle="1" w:styleId="Heading2Char">
    <w:name w:val="Heading 2 Char"/>
    <w:aliases w:val="1 Überschrift Char"/>
    <w:basedOn w:val="DefaultParagraphFont"/>
    <w:link w:val="Heading2"/>
    <w:rsid w:val="00963CBE"/>
    <w:rPr>
      <w:rFonts w:cs="Arial"/>
      <w:b/>
      <w:bCs/>
      <w:iCs/>
      <w:sz w:val="28"/>
      <w:szCs w:val="28"/>
    </w:rPr>
  </w:style>
  <w:style w:type="character" w:customStyle="1" w:styleId="EinleitungZchn">
    <w:name w:val="Einleitung Zchn"/>
    <w:basedOn w:val="Heading2Char"/>
    <w:link w:val="Einleitung"/>
    <w:rsid w:val="00963CBE"/>
    <w:rPr>
      <w:rFonts w:cs="Arial"/>
      <w:b/>
      <w:bCs/>
      <w:iCs/>
      <w:sz w:val="28"/>
      <w:szCs w:val="28"/>
      <w:lang w:val="en-US"/>
    </w:rPr>
  </w:style>
  <w:style w:type="character" w:customStyle="1" w:styleId="Heading4Char">
    <w:name w:val="Heading 4 Char"/>
    <w:basedOn w:val="DefaultParagraphFont"/>
    <w:link w:val="Heading4"/>
    <w:rsid w:val="008D14E4"/>
    <w:rPr>
      <w:b/>
      <w:bCs/>
      <w:sz w:val="22"/>
      <w:szCs w:val="28"/>
    </w:rPr>
  </w:style>
  <w:style w:type="character" w:styleId="UnresolvedMention">
    <w:name w:val="Unresolved Mention"/>
    <w:basedOn w:val="DefaultParagraphFont"/>
    <w:uiPriority w:val="99"/>
    <w:semiHidden/>
    <w:unhideWhenUsed/>
    <w:rsid w:val="005D625F"/>
    <w:rPr>
      <w:color w:val="605E5C"/>
      <w:shd w:val="clear" w:color="auto" w:fill="E1DFDD"/>
    </w:rPr>
  </w:style>
  <w:style w:type="character" w:styleId="SubtleEmphasis">
    <w:name w:val="Subtle Emphasis"/>
    <w:basedOn w:val="DefaultParagraphFont"/>
    <w:uiPriority w:val="19"/>
    <w:qFormat/>
    <w:rsid w:val="00AF4D17"/>
    <w:rPr>
      <w:i/>
      <w:iCs/>
      <w:color w:val="404040" w:themeColor="text1" w:themeTint="BF"/>
    </w:rPr>
  </w:style>
  <w:style w:type="paragraph" w:customStyle="1" w:styleId="Anhang1">
    <w:name w:val="Anhang 1"/>
    <w:basedOn w:val="Heading1"/>
    <w:next w:val="Normal"/>
    <w:qFormat/>
    <w:rsid w:val="007F3D67"/>
    <w:pPr>
      <w:jc w:val="left"/>
    </w:pPr>
    <w:rPr>
      <w:sz w:val="28"/>
    </w:rPr>
  </w:style>
  <w:style w:type="character" w:customStyle="1" w:styleId="BodyTextIndentChar">
    <w:name w:val="Body Text Indent Char"/>
    <w:basedOn w:val="DefaultParagraphFont"/>
    <w:link w:val="BodyTextIndent"/>
    <w:rsid w:val="00AF4D17"/>
    <w:rPr>
      <w:sz w:val="22"/>
      <w:szCs w:val="24"/>
    </w:rPr>
  </w:style>
  <w:style w:type="paragraph" w:styleId="TOCHeading">
    <w:name w:val="TOC Heading"/>
    <w:basedOn w:val="Heading1"/>
    <w:next w:val="Normal"/>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 w:type="paragraph" w:styleId="Revision">
    <w:name w:val="Revision"/>
    <w:hidden/>
    <w:uiPriority w:val="99"/>
    <w:semiHidden/>
    <w:rsid w:val="00983543"/>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microsoft.com/office/2018/08/relationships/commentsExtensible" Target="commentsExtensible.xml"/><Relationship Id="rId42" Type="http://schemas.openxmlformats.org/officeDocument/2006/relationships/image" Target="media/image25.jpeg"/><Relationship Id="rId63" Type="http://schemas.openxmlformats.org/officeDocument/2006/relationships/image" Target="media/image46.jpeg"/><Relationship Id="rId84" Type="http://schemas.openxmlformats.org/officeDocument/2006/relationships/image" Target="media/image58.png"/><Relationship Id="rId138" Type="http://schemas.microsoft.com/office/2011/relationships/people" Target="people.xml"/><Relationship Id="rId16" Type="http://schemas.openxmlformats.org/officeDocument/2006/relationships/image" Target="media/image3.jpeg"/><Relationship Id="rId107" Type="http://schemas.microsoft.com/office/2014/relationships/chartEx" Target="charts/chartEx13.xml"/><Relationship Id="rId11" Type="http://schemas.openxmlformats.org/officeDocument/2006/relationships/header" Target="header2.xml"/><Relationship Id="rId32" Type="http://schemas.openxmlformats.org/officeDocument/2006/relationships/image" Target="media/image15.jpeg"/><Relationship Id="rId37" Type="http://schemas.openxmlformats.org/officeDocument/2006/relationships/image" Target="media/image20.jpeg"/><Relationship Id="rId53" Type="http://schemas.openxmlformats.org/officeDocument/2006/relationships/image" Target="media/image36.jpeg"/><Relationship Id="rId58" Type="http://schemas.openxmlformats.org/officeDocument/2006/relationships/image" Target="media/image41.jpeg"/><Relationship Id="rId74" Type="http://schemas.microsoft.com/office/2014/relationships/chartEx" Target="charts/chartEx2.xml"/><Relationship Id="rId79" Type="http://schemas.openxmlformats.org/officeDocument/2006/relationships/chart" Target="charts/chart3.xml"/><Relationship Id="rId102" Type="http://schemas.openxmlformats.org/officeDocument/2006/relationships/image" Target="media/image64.png"/><Relationship Id="rId123" Type="http://schemas.openxmlformats.org/officeDocument/2006/relationships/image" Target="media/image71.png"/><Relationship Id="rId128" Type="http://schemas.microsoft.com/office/2014/relationships/chartEx" Target="charts/chartEx20.xml"/><Relationship Id="rId5" Type="http://schemas.openxmlformats.org/officeDocument/2006/relationships/webSettings" Target="webSettings.xml"/><Relationship Id="rId90" Type="http://schemas.openxmlformats.org/officeDocument/2006/relationships/image" Target="media/image60.png"/><Relationship Id="rId95" Type="http://schemas.microsoft.com/office/2014/relationships/chartEx" Target="charts/chartEx9.xml"/><Relationship Id="rId22" Type="http://schemas.openxmlformats.org/officeDocument/2006/relationships/image" Target="media/image5.jpeg"/><Relationship Id="rId27" Type="http://schemas.openxmlformats.org/officeDocument/2006/relationships/image" Target="media/image10.jpeg"/><Relationship Id="rId43" Type="http://schemas.openxmlformats.org/officeDocument/2006/relationships/image" Target="media/image26.jpeg"/><Relationship Id="rId48" Type="http://schemas.openxmlformats.org/officeDocument/2006/relationships/image" Target="media/image31.jpeg"/><Relationship Id="rId64" Type="http://schemas.openxmlformats.org/officeDocument/2006/relationships/image" Target="media/image47.jpeg"/><Relationship Id="rId69" Type="http://schemas.openxmlformats.org/officeDocument/2006/relationships/image" Target="media/image52.jpeg"/><Relationship Id="rId113" Type="http://schemas.microsoft.com/office/2014/relationships/chartEx" Target="charts/chartEx15.xml"/><Relationship Id="rId118" Type="http://schemas.openxmlformats.org/officeDocument/2006/relationships/chart" Target="charts/chart16.xml"/><Relationship Id="rId134" Type="http://schemas.openxmlformats.org/officeDocument/2006/relationships/image" Target="media/image54.jpeg"/><Relationship Id="rId139" Type="http://schemas.openxmlformats.org/officeDocument/2006/relationships/theme" Target="theme/theme1.xml"/><Relationship Id="rId80" Type="http://schemas.microsoft.com/office/2014/relationships/chartEx" Target="charts/chartEx4.xml"/><Relationship Id="rId85" Type="http://schemas.openxmlformats.org/officeDocument/2006/relationships/chart" Target="charts/chart5.xml"/><Relationship Id="rId12" Type="http://schemas.openxmlformats.org/officeDocument/2006/relationships/footer" Target="footer1.xml"/><Relationship Id="rId17" Type="http://schemas.openxmlformats.org/officeDocument/2006/relationships/image" Target="media/image4.jpeg"/><Relationship Id="rId33" Type="http://schemas.openxmlformats.org/officeDocument/2006/relationships/image" Target="media/image16.jpeg"/><Relationship Id="rId38" Type="http://schemas.openxmlformats.org/officeDocument/2006/relationships/image" Target="media/image21.jpeg"/><Relationship Id="rId59" Type="http://schemas.openxmlformats.org/officeDocument/2006/relationships/image" Target="media/image42.jpeg"/><Relationship Id="rId103" Type="http://schemas.openxmlformats.org/officeDocument/2006/relationships/chart" Target="charts/chart11.xml"/><Relationship Id="rId108" Type="http://schemas.openxmlformats.org/officeDocument/2006/relationships/image" Target="media/image66.png"/><Relationship Id="rId124" Type="http://schemas.openxmlformats.org/officeDocument/2006/relationships/chart" Target="charts/chart18.xml"/><Relationship Id="rId129" Type="http://schemas.openxmlformats.org/officeDocument/2006/relationships/image" Target="media/image73.png"/><Relationship Id="rId54" Type="http://schemas.openxmlformats.org/officeDocument/2006/relationships/image" Target="media/image37.jpeg"/><Relationship Id="rId70" Type="http://schemas.openxmlformats.org/officeDocument/2006/relationships/image" Target="media/image53.jpeg"/><Relationship Id="rId75" Type="http://schemas.openxmlformats.org/officeDocument/2006/relationships/image" Target="media/image55.png"/><Relationship Id="rId91" Type="http://schemas.openxmlformats.org/officeDocument/2006/relationships/chart" Target="charts/chart7.xml"/><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jpeg"/><Relationship Id="rId28" Type="http://schemas.openxmlformats.org/officeDocument/2006/relationships/image" Target="media/image11.jpeg"/><Relationship Id="rId49" Type="http://schemas.openxmlformats.org/officeDocument/2006/relationships/image" Target="media/image32.jpeg"/><Relationship Id="rId114" Type="http://schemas.openxmlformats.org/officeDocument/2006/relationships/image" Target="media/image68.png"/><Relationship Id="rId119" Type="http://schemas.microsoft.com/office/2014/relationships/chartEx" Target="charts/chartEx17.xml"/><Relationship Id="rId44" Type="http://schemas.openxmlformats.org/officeDocument/2006/relationships/image" Target="media/image27.jpeg"/><Relationship Id="rId60" Type="http://schemas.openxmlformats.org/officeDocument/2006/relationships/image" Target="media/image43.jpeg"/><Relationship Id="rId65" Type="http://schemas.openxmlformats.org/officeDocument/2006/relationships/image" Target="media/image48.jpeg"/><Relationship Id="rId81" Type="http://schemas.openxmlformats.org/officeDocument/2006/relationships/image" Target="media/image57.png"/><Relationship Id="rId86" Type="http://schemas.microsoft.com/office/2014/relationships/chartEx" Target="charts/chartEx6.xml"/><Relationship Id="rId130" Type="http://schemas.openxmlformats.org/officeDocument/2006/relationships/chart" Target="charts/chart20.xml"/><Relationship Id="rId135" Type="http://schemas.openxmlformats.org/officeDocument/2006/relationships/image" Target="media/image55.jpeg"/><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2.jpeg"/><Relationship Id="rId109" Type="http://schemas.openxmlformats.org/officeDocument/2006/relationships/chart" Target="charts/chart13.xml"/><Relationship Id="rId34" Type="http://schemas.openxmlformats.org/officeDocument/2006/relationships/image" Target="media/image17.jpeg"/><Relationship Id="rId50" Type="http://schemas.openxmlformats.org/officeDocument/2006/relationships/image" Target="media/image33.jpeg"/><Relationship Id="rId55" Type="http://schemas.openxmlformats.org/officeDocument/2006/relationships/image" Target="media/image38.jpeg"/><Relationship Id="rId76" Type="http://schemas.openxmlformats.org/officeDocument/2006/relationships/chart" Target="charts/chart2.xml"/><Relationship Id="rId97" Type="http://schemas.openxmlformats.org/officeDocument/2006/relationships/chart" Target="charts/chart9.xml"/><Relationship Id="rId104" Type="http://schemas.microsoft.com/office/2014/relationships/chartEx" Target="charts/chartEx12.xml"/><Relationship Id="rId120" Type="http://schemas.openxmlformats.org/officeDocument/2006/relationships/image" Target="media/image70.png"/><Relationship Id="rId125" Type="http://schemas.microsoft.com/office/2014/relationships/chartEx" Target="charts/chartEx19.xml"/><Relationship Id="rId7" Type="http://schemas.openxmlformats.org/officeDocument/2006/relationships/endnotes" Target="endnotes.xml"/><Relationship Id="rId71" Type="http://schemas.microsoft.com/office/2014/relationships/chartEx" Target="charts/chartEx1.xml"/><Relationship Id="rId92" Type="http://schemas.microsoft.com/office/2014/relationships/chartEx" Target="charts/chartEx8.xml"/><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7.jpeg"/><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image" Target="media/image49.jpeg"/><Relationship Id="rId87" Type="http://schemas.openxmlformats.org/officeDocument/2006/relationships/image" Target="media/image59.png"/><Relationship Id="rId110" Type="http://schemas.microsoft.com/office/2014/relationships/chartEx" Target="charts/chartEx14.xml"/><Relationship Id="rId115" Type="http://schemas.openxmlformats.org/officeDocument/2006/relationships/chart" Target="charts/chart15.xml"/><Relationship Id="rId131" Type="http://schemas.microsoft.com/office/2014/relationships/chartEx" Target="charts/chartEx21.xml"/><Relationship Id="rId136" Type="http://schemas.openxmlformats.org/officeDocument/2006/relationships/footer" Target="footer4.xml"/><Relationship Id="rId61" Type="http://schemas.openxmlformats.org/officeDocument/2006/relationships/image" Target="media/image44.jpeg"/><Relationship Id="rId82" Type="http://schemas.openxmlformats.org/officeDocument/2006/relationships/chart" Target="charts/chart4.xml"/><Relationship Id="rId19" Type="http://schemas.microsoft.com/office/2011/relationships/commentsExtended" Target="commentsExtended.xml"/><Relationship Id="rId14" Type="http://schemas.openxmlformats.org/officeDocument/2006/relationships/header" Target="header3.xml"/><Relationship Id="rId30" Type="http://schemas.openxmlformats.org/officeDocument/2006/relationships/image" Target="media/image13.jpeg"/><Relationship Id="rId35" Type="http://schemas.openxmlformats.org/officeDocument/2006/relationships/image" Target="media/image18.jpeg"/><Relationship Id="rId56" Type="http://schemas.openxmlformats.org/officeDocument/2006/relationships/image" Target="media/image39.jpeg"/><Relationship Id="rId77" Type="http://schemas.microsoft.com/office/2014/relationships/chartEx" Target="charts/chartEx3.xml"/><Relationship Id="rId100" Type="http://schemas.openxmlformats.org/officeDocument/2006/relationships/chart" Target="charts/chart10.xml"/><Relationship Id="rId105" Type="http://schemas.openxmlformats.org/officeDocument/2006/relationships/image" Target="media/image65.png"/><Relationship Id="rId126" Type="http://schemas.openxmlformats.org/officeDocument/2006/relationships/image" Target="media/image72.png"/><Relationship Id="rId8" Type="http://schemas.openxmlformats.org/officeDocument/2006/relationships/image" Target="media/image1.jpeg"/><Relationship Id="rId51" Type="http://schemas.openxmlformats.org/officeDocument/2006/relationships/image" Target="media/image34.jpeg"/><Relationship Id="rId72" Type="http://schemas.openxmlformats.org/officeDocument/2006/relationships/image" Target="media/image54.png"/><Relationship Id="rId93" Type="http://schemas.openxmlformats.org/officeDocument/2006/relationships/image" Target="media/image61.png"/><Relationship Id="rId98" Type="http://schemas.microsoft.com/office/2014/relationships/chartEx" Target="charts/chartEx10.xml"/><Relationship Id="rId121" Type="http://schemas.openxmlformats.org/officeDocument/2006/relationships/chart" Target="charts/chart17.xml"/><Relationship Id="rId3" Type="http://schemas.openxmlformats.org/officeDocument/2006/relationships/styles" Target="styles.xml"/><Relationship Id="rId25" Type="http://schemas.openxmlformats.org/officeDocument/2006/relationships/image" Target="media/image8.jpeg"/><Relationship Id="rId46" Type="http://schemas.openxmlformats.org/officeDocument/2006/relationships/image" Target="media/image29.jpeg"/><Relationship Id="rId67" Type="http://schemas.openxmlformats.org/officeDocument/2006/relationships/image" Target="media/image50.jpeg"/><Relationship Id="rId116" Type="http://schemas.microsoft.com/office/2014/relationships/chartEx" Target="charts/chartEx16.xml"/><Relationship Id="rId137" Type="http://schemas.openxmlformats.org/officeDocument/2006/relationships/fontTable" Target="fontTable.xml"/><Relationship Id="rId20" Type="http://schemas.microsoft.com/office/2016/09/relationships/commentsIds" Target="commentsIds.xml"/><Relationship Id="rId41" Type="http://schemas.openxmlformats.org/officeDocument/2006/relationships/image" Target="media/image24.jpeg"/><Relationship Id="rId62" Type="http://schemas.openxmlformats.org/officeDocument/2006/relationships/image" Target="media/image45.jpeg"/><Relationship Id="rId83" Type="http://schemas.microsoft.com/office/2014/relationships/chartEx" Target="charts/chartEx5.xml"/><Relationship Id="rId88" Type="http://schemas.openxmlformats.org/officeDocument/2006/relationships/chart" Target="charts/chart6.xml"/><Relationship Id="rId111" Type="http://schemas.openxmlformats.org/officeDocument/2006/relationships/image" Target="media/image67.png"/><Relationship Id="rId132" Type="http://schemas.openxmlformats.org/officeDocument/2006/relationships/image" Target="media/image74.png"/><Relationship Id="rId15" Type="http://schemas.openxmlformats.org/officeDocument/2006/relationships/footer" Target="footer3.xml"/><Relationship Id="rId36" Type="http://schemas.openxmlformats.org/officeDocument/2006/relationships/image" Target="media/image19.jpeg"/><Relationship Id="rId57" Type="http://schemas.openxmlformats.org/officeDocument/2006/relationships/image" Target="media/image40.jpeg"/><Relationship Id="rId106" Type="http://schemas.openxmlformats.org/officeDocument/2006/relationships/chart" Target="charts/chart12.xml"/><Relationship Id="rId127" Type="http://schemas.openxmlformats.org/officeDocument/2006/relationships/chart" Target="charts/chart19.xml"/><Relationship Id="rId10" Type="http://schemas.openxmlformats.org/officeDocument/2006/relationships/header" Target="header1.xml"/><Relationship Id="rId31" Type="http://schemas.openxmlformats.org/officeDocument/2006/relationships/image" Target="media/image14.jpeg"/><Relationship Id="rId52" Type="http://schemas.openxmlformats.org/officeDocument/2006/relationships/image" Target="media/image35.jpeg"/><Relationship Id="rId73" Type="http://schemas.openxmlformats.org/officeDocument/2006/relationships/chart" Target="charts/chart1.xml"/><Relationship Id="rId78" Type="http://schemas.openxmlformats.org/officeDocument/2006/relationships/image" Target="media/image56.png"/><Relationship Id="rId94" Type="http://schemas.openxmlformats.org/officeDocument/2006/relationships/chart" Target="charts/chart8.xml"/><Relationship Id="rId99" Type="http://schemas.openxmlformats.org/officeDocument/2006/relationships/image" Target="media/image63.png"/><Relationship Id="rId101" Type="http://schemas.microsoft.com/office/2014/relationships/chartEx" Target="charts/chartEx11.xml"/><Relationship Id="rId122" Type="http://schemas.microsoft.com/office/2014/relationships/chartEx" Target="charts/chartEx18.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9.jpeg"/><Relationship Id="rId47" Type="http://schemas.openxmlformats.org/officeDocument/2006/relationships/image" Target="media/image30.jpeg"/><Relationship Id="rId68" Type="http://schemas.openxmlformats.org/officeDocument/2006/relationships/image" Target="media/image51.jpeg"/><Relationship Id="rId89" Type="http://schemas.microsoft.com/office/2014/relationships/chartEx" Target="charts/chartEx7.xml"/><Relationship Id="rId112" Type="http://schemas.openxmlformats.org/officeDocument/2006/relationships/chart" Target="charts/chart14.xml"/><Relationship Id="rId133" Type="http://schemas.openxmlformats.org/officeDocument/2006/relationships/chart" Target="charts/chart2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t\Desktop\Studium\Auswertung\Szenarien\Baseline1.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20.xml"/><Relationship Id="rId1" Type="http://schemas.microsoft.com/office/2011/relationships/chartStyle" Target="style2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22.xml"/><Relationship Id="rId1" Type="http://schemas.microsoft.com/office/2011/relationships/chartStyle" Target="style22.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24.xml"/><Relationship Id="rId1" Type="http://schemas.microsoft.com/office/2011/relationships/chartStyle" Target="style24.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26.xml"/><Relationship Id="rId1" Type="http://schemas.microsoft.com/office/2011/relationships/chartStyle" Target="style26.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28.xml"/><Relationship Id="rId1" Type="http://schemas.microsoft.com/office/2011/relationships/chartStyle" Target="style28.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30.xml"/><Relationship Id="rId1" Type="http://schemas.microsoft.com/office/2011/relationships/chartStyle" Target="style30.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32.xml"/><Relationship Id="rId1" Type="http://schemas.microsoft.com/office/2011/relationships/chartStyle" Target="style32.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34.xml"/><Relationship Id="rId1" Type="http://schemas.microsoft.com/office/2011/relationships/chartStyle" Target="style34.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36.xml"/><Relationship Id="rId1" Type="http://schemas.microsoft.com/office/2011/relationships/chartStyle" Target="style36.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38.xml"/><Relationship Id="rId1" Type="http://schemas.microsoft.com/office/2011/relationships/chartStyle" Target="style3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t\Desktop\Studium\Auswertung\Szenarien\Baseline2.xlsx" TargetMode="External"/><Relationship Id="rId2" Type="http://schemas.microsoft.com/office/2011/relationships/chartColorStyle" Target="colors4.xml"/><Relationship Id="rId1" Type="http://schemas.microsoft.com/office/2011/relationships/chartStyle" Target="style4.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0.xml"/><Relationship Id="rId1" Type="http://schemas.microsoft.com/office/2011/relationships/chartStyle" Target="style4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2.xml"/><Relationship Id="rId1" Type="http://schemas.microsoft.com/office/2011/relationships/chartStyle" Target="style4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bert\Desktop\Studium\Auswertung\Szenarien\Baseline3.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8.xml"/><Relationship Id="rId1" Type="http://schemas.microsoft.com/office/2011/relationships/chartStyle" Target="style8.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0.xml"/><Relationship Id="rId1" Type="http://schemas.microsoft.com/office/2011/relationships/chartStyle" Target="style10.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2.xml"/><Relationship Id="rId1" Type="http://schemas.microsoft.com/office/2011/relationships/chartStyle" Target="style12.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14.xml"/><Relationship Id="rId1" Type="http://schemas.microsoft.com/office/2011/relationships/chartStyle" Target="style14.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16.xml"/><Relationship Id="rId1" Type="http://schemas.microsoft.com/office/2011/relationships/chartStyle" Target="style16.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18.xml"/><Relationship Id="rId1" Type="http://schemas.microsoft.com/office/2011/relationships/chartStyle" Target="style18.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Rob\Desktop\Studium\Auswertung\Szenarien\Baseline1.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19.xml"/><Relationship Id="rId2" Type="http://schemas.microsoft.com/office/2011/relationships/chartStyle" Target="style19.xml"/><Relationship Id="rId1" Type="http://schemas.openxmlformats.org/officeDocument/2006/relationships/oleObject" Target="file:///C:\Users\Robert\Desktop\Studium\Auswertung\Szenarien\Scenario2.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21.xml"/><Relationship Id="rId2" Type="http://schemas.microsoft.com/office/2011/relationships/chartStyle" Target="style21.xml"/><Relationship Id="rId1" Type="http://schemas.openxmlformats.org/officeDocument/2006/relationships/oleObject" Target="file:///C:\Users\Robert\Desktop\Studium\Auswertung\Szenarien\Baseline1.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23.xml"/><Relationship Id="rId2" Type="http://schemas.microsoft.com/office/2011/relationships/chartStyle" Target="style23.xml"/><Relationship Id="rId1" Type="http://schemas.openxmlformats.org/officeDocument/2006/relationships/oleObject" Target="file:///C:\Users\Robert\Desktop\Studium\Auswertung\Szenarien\Baseline2.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C:\Users\Robert\Desktop\Studium\Auswertung\Szenarien\Baseline3.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27.xml"/><Relationship Id="rId2" Type="http://schemas.microsoft.com/office/2011/relationships/chartStyle" Target="style27.xml"/><Relationship Id="rId1" Type="http://schemas.openxmlformats.org/officeDocument/2006/relationships/oleObject" Target="file:///C:\Users\Robert\Desktop\Studium\Auswertung\Szenarien\Scenario1.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29.xml"/><Relationship Id="rId2" Type="http://schemas.microsoft.com/office/2011/relationships/chartStyle" Target="style29.xml"/><Relationship Id="rId1" Type="http://schemas.openxmlformats.org/officeDocument/2006/relationships/oleObject" Target="file:///C:\Users\Robert\Desktop\Studium\Auswertung\Szenarien\Scenario2.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31.xml"/><Relationship Id="rId2" Type="http://schemas.microsoft.com/office/2011/relationships/chartStyle" Target="style31.xml"/><Relationship Id="rId1" Type="http://schemas.openxmlformats.org/officeDocument/2006/relationships/oleObject" Target="file:///C:\Users\Robert\Desktop\Studium\Auswertung\Szenarien\Baseline1.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33.xml"/><Relationship Id="rId2" Type="http://schemas.microsoft.com/office/2011/relationships/chartStyle" Target="style33.xml"/><Relationship Id="rId1" Type="http://schemas.openxmlformats.org/officeDocument/2006/relationships/oleObject" Target="file:///C:\Users\Robert\Desktop\Studium\Auswertung\Szenarien\Baseline2.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35.xml"/><Relationship Id="rId2" Type="http://schemas.microsoft.com/office/2011/relationships/chartStyle" Target="style35.xml"/><Relationship Id="rId1" Type="http://schemas.openxmlformats.org/officeDocument/2006/relationships/oleObject" Target="file:///C:\Users\Robert\Desktop\Studium\Auswertung\Szenarien\Baseline3.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37.xml"/><Relationship Id="rId2" Type="http://schemas.microsoft.com/office/2011/relationships/chartStyle" Target="style37.xml"/><Relationship Id="rId1" Type="http://schemas.openxmlformats.org/officeDocument/2006/relationships/oleObject" Target="file:///C:\Users\Robert\Desktop\Studium\Auswertung\Szenarien\Scenario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Robert\Desktop\Studium\Auswertung\Szenarien\Baseline2.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39.xml"/><Relationship Id="rId2" Type="http://schemas.microsoft.com/office/2011/relationships/chartStyle" Target="style39.xml"/><Relationship Id="rId1" Type="http://schemas.openxmlformats.org/officeDocument/2006/relationships/oleObject" Target="file:///C:\Users\Robert\Desktop\Studium\Auswertung\Szenarien\Scenario2.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41.xml"/><Relationship Id="rId2" Type="http://schemas.microsoft.com/office/2011/relationships/chartStyle" Target="style41.xml"/><Relationship Id="rId1" Type="http://schemas.openxmlformats.org/officeDocument/2006/relationships/oleObject" Target="file:///C:\Users\Robert\Desktop\Studium\Auswertung\Szenarien\Scenario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Robert\Desktop\Studium\Auswertung\Szenarien\Baseline3.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Robert\Desktop\Studium\Auswertung\Szenarien\Scenario1.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Robert\Desktop\Studium\Auswertung\Szenarien\Scenario2.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C:\Users\Robert\Desktop\Studium\Auswertung\Szenarien\Baseline1.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C:\Users\Robert\Desktop\Studium\Auswertung\Szenarien\Baseline2.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C:\Users\Robert\Desktop\Studium\Auswertung\Szenarien\Baseline3.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oleObject" Target="file:///C:\Users\Robert\Desktop\Studium\Auswertung\Szenarien\Scenari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inEnd"/>
          <c:showLegendKey val="0"/>
          <c:showVal val="1"/>
          <c:showCatName val="0"/>
          <c:showSerName val="0"/>
          <c:showPercent val="0"/>
          <c:showBubbleSize val="0"/>
        </c:dLbls>
        <c:gapWidth val="219"/>
        <c:overlap val="-27"/>
        <c:axId val="2133283151"/>
        <c:axId val="79206719"/>
      </c:barChart>
      <c:catAx>
        <c:axId val="213328315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DE"/>
          </a:p>
        </c:txPr>
        <c:crossAx val="79206719"/>
        <c:crosses val="autoZero"/>
        <c:auto val="1"/>
        <c:lblAlgn val="ctr"/>
        <c:lblOffset val="100"/>
        <c:noMultiLvlLbl val="0"/>
      </c:catAx>
      <c:valAx>
        <c:axId val="7920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2133283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FB12-446F-8241-E0D27F97AA94}"/>
            </c:ext>
          </c:extLst>
        </c:ser>
        <c:dLbls>
          <c:showLegendKey val="0"/>
          <c:showVal val="0"/>
          <c:showCatName val="0"/>
          <c:showSerName val="0"/>
          <c:showPercent val="0"/>
          <c:showBubbleSize val="0"/>
        </c:dLbls>
        <c:gapWidth val="150"/>
        <c:axId val="1398503760"/>
        <c:axId val="1398512080"/>
      </c:barChart>
      <c:catAx>
        <c:axId val="13985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DE"/>
          </a:p>
        </c:txPr>
        <c:crossAx val="1398512080"/>
        <c:crosses val="autoZero"/>
        <c:auto val="1"/>
        <c:lblAlgn val="ctr"/>
        <c:lblOffset val="100"/>
        <c:noMultiLvlLbl val="0"/>
      </c:catAx>
      <c:valAx>
        <c:axId val="139851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139850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0</c:v>
                </c:pt>
                <c:pt idx="2">
                  <c:v>1</c:v>
                </c:pt>
                <c:pt idx="3">
                  <c:v>1</c:v>
                </c:pt>
                <c:pt idx="4">
                  <c:v>4</c:v>
                </c:pt>
              </c:numCache>
              <c:extLst/>
            </c:numRef>
          </c:val>
          <c:extLst>
            <c:ext xmlns:c16="http://schemas.microsoft.com/office/drawing/2014/chart" uri="{C3380CC4-5D6E-409C-BE32-E72D297353CC}">
              <c16:uniqueId val="{00000000-35D6-458E-ADAF-6657C1A1CE75}"/>
            </c:ext>
          </c:extLst>
        </c:ser>
        <c:dLbls>
          <c:dLblPos val="outEnd"/>
          <c:showLegendKey val="0"/>
          <c:showVal val="1"/>
          <c:showCatName val="0"/>
          <c:showSerName val="0"/>
          <c:showPercent val="0"/>
          <c:showBubbleSize val="0"/>
        </c:dLbls>
        <c:gapWidth val="150"/>
        <c:axId val="1090277408"/>
        <c:axId val="1090266592"/>
      </c:barChart>
      <c:catAx>
        <c:axId val="109027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DE"/>
          </a:p>
        </c:txPr>
        <c:crossAx val="1090266592"/>
        <c:crosses val="autoZero"/>
        <c:auto val="1"/>
        <c:lblAlgn val="ctr"/>
        <c:lblOffset val="100"/>
        <c:noMultiLvlLbl val="0"/>
      </c:catAx>
      <c:valAx>
        <c:axId val="1090266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1090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E36B-4C7E-B426-4660D3E6B9DE}"/>
            </c:ext>
          </c:extLst>
        </c:ser>
        <c:dLbls>
          <c:dLblPos val="outEnd"/>
          <c:showLegendKey val="0"/>
          <c:showVal val="1"/>
          <c:showCatName val="0"/>
          <c:showSerName val="0"/>
          <c:showPercent val="0"/>
          <c:showBubbleSize val="0"/>
        </c:dLbls>
        <c:gapWidth val="150"/>
        <c:axId val="916271839"/>
        <c:axId val="916268511"/>
      </c:barChart>
      <c:catAx>
        <c:axId val="91627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DE"/>
          </a:p>
        </c:txPr>
        <c:crossAx val="916268511"/>
        <c:crosses val="autoZero"/>
        <c:auto val="1"/>
        <c:lblAlgn val="ctr"/>
        <c:lblOffset val="100"/>
        <c:noMultiLvlLbl val="0"/>
      </c:catAx>
      <c:valAx>
        <c:axId val="91626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9162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5A55-46B0-B6E1-75BEA27E5F74}"/>
            </c:ext>
          </c:extLst>
        </c:ser>
        <c:dLbls>
          <c:dLblPos val="outEnd"/>
          <c:showLegendKey val="0"/>
          <c:showVal val="1"/>
          <c:showCatName val="0"/>
          <c:showSerName val="0"/>
          <c:showPercent val="0"/>
          <c:showBubbleSize val="0"/>
        </c:dLbls>
        <c:gapWidth val="150"/>
        <c:axId val="764222079"/>
        <c:axId val="764222911"/>
      </c:barChart>
      <c:catAx>
        <c:axId val="76422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DE"/>
          </a:p>
        </c:txPr>
        <c:crossAx val="764222911"/>
        <c:crosses val="autoZero"/>
        <c:auto val="1"/>
        <c:lblAlgn val="ctr"/>
        <c:lblOffset val="100"/>
        <c:noMultiLvlLbl val="0"/>
      </c:catAx>
      <c:valAx>
        <c:axId val="76422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764222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6F3D-44DB-9423-A7B9645E7CF3}"/>
            </c:ext>
          </c:extLst>
        </c:ser>
        <c:dLbls>
          <c:dLblPos val="outEnd"/>
          <c:showLegendKey val="0"/>
          <c:showVal val="1"/>
          <c:showCatName val="0"/>
          <c:showSerName val="0"/>
          <c:showPercent val="0"/>
          <c:showBubbleSize val="0"/>
        </c:dLbls>
        <c:gapWidth val="150"/>
        <c:axId val="2086314448"/>
        <c:axId val="2086309872"/>
      </c:barChart>
      <c:catAx>
        <c:axId val="208631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DE"/>
          </a:p>
        </c:txPr>
        <c:crossAx val="2086309872"/>
        <c:crosses val="autoZero"/>
        <c:auto val="1"/>
        <c:lblAlgn val="ctr"/>
        <c:lblOffset val="100"/>
        <c:noMultiLvlLbl val="0"/>
      </c:catAx>
      <c:valAx>
        <c:axId val="208630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20863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1</c:v>
                </c:pt>
                <c:pt idx="2">
                  <c:v>0</c:v>
                </c:pt>
                <c:pt idx="3">
                  <c:v>1</c:v>
                </c:pt>
                <c:pt idx="4">
                  <c:v>4</c:v>
                </c:pt>
              </c:numCache>
              <c:extLst/>
            </c:numRef>
          </c:val>
          <c:extLst>
            <c:ext xmlns:c16="http://schemas.microsoft.com/office/drawing/2014/chart" uri="{C3380CC4-5D6E-409C-BE32-E72D297353CC}">
              <c16:uniqueId val="{00000000-670F-4EC5-852E-8FE77DD9431F}"/>
            </c:ext>
          </c:extLst>
        </c:ser>
        <c:dLbls>
          <c:dLblPos val="outEnd"/>
          <c:showLegendKey val="0"/>
          <c:showVal val="1"/>
          <c:showCatName val="0"/>
          <c:showSerName val="0"/>
          <c:showPercent val="0"/>
          <c:showBubbleSize val="0"/>
        </c:dLbls>
        <c:gapWidth val="150"/>
        <c:axId val="1433595039"/>
        <c:axId val="1433596287"/>
      </c:barChart>
      <c:catAx>
        <c:axId val="143359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DE"/>
          </a:p>
        </c:txPr>
        <c:crossAx val="1433596287"/>
        <c:crosses val="autoZero"/>
        <c:auto val="1"/>
        <c:lblAlgn val="ctr"/>
        <c:lblOffset val="100"/>
        <c:noMultiLvlLbl val="0"/>
      </c:catAx>
      <c:valAx>
        <c:axId val="143359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1433595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2</c:v>
                </c:pt>
                <c:pt idx="3">
                  <c:v>2</c:v>
                </c:pt>
                <c:pt idx="4">
                  <c:v>0</c:v>
                </c:pt>
              </c:numCache>
              <c:extLst/>
            </c:numRef>
          </c:val>
          <c:extLst>
            <c:ext xmlns:c16="http://schemas.microsoft.com/office/drawing/2014/chart" uri="{C3380CC4-5D6E-409C-BE32-E72D297353CC}">
              <c16:uniqueId val="{00000000-EAD4-4BC5-93BD-3D1DD63132D5}"/>
            </c:ext>
          </c:extLst>
        </c:ser>
        <c:dLbls>
          <c:dLblPos val="outEnd"/>
          <c:showLegendKey val="0"/>
          <c:showVal val="1"/>
          <c:showCatName val="0"/>
          <c:showSerName val="0"/>
          <c:showPercent val="0"/>
          <c:showBubbleSize val="0"/>
        </c:dLbls>
        <c:gapWidth val="150"/>
        <c:axId val="1237522624"/>
        <c:axId val="1237529696"/>
      </c:barChart>
      <c:catAx>
        <c:axId val="123752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DE"/>
          </a:p>
        </c:txPr>
        <c:crossAx val="1237529696"/>
        <c:crosses val="autoZero"/>
        <c:auto val="1"/>
        <c:lblAlgn val="ctr"/>
        <c:lblOffset val="100"/>
        <c:noMultiLvlLbl val="0"/>
      </c:catAx>
      <c:valAx>
        <c:axId val="123752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1237522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0</c:v>
                </c:pt>
                <c:pt idx="2">
                  <c:v>1</c:v>
                </c:pt>
                <c:pt idx="3">
                  <c:v>2</c:v>
                </c:pt>
                <c:pt idx="4">
                  <c:v>1</c:v>
                </c:pt>
              </c:numCache>
              <c:extLst/>
            </c:numRef>
          </c:val>
          <c:extLst>
            <c:ext xmlns:c16="http://schemas.microsoft.com/office/drawing/2014/chart" uri="{C3380CC4-5D6E-409C-BE32-E72D297353CC}">
              <c16:uniqueId val="{00000000-2BC3-4013-B2DC-D0A99F63A875}"/>
            </c:ext>
          </c:extLst>
        </c:ser>
        <c:dLbls>
          <c:dLblPos val="outEnd"/>
          <c:showLegendKey val="0"/>
          <c:showVal val="1"/>
          <c:showCatName val="0"/>
          <c:showSerName val="0"/>
          <c:showPercent val="0"/>
          <c:showBubbleSize val="0"/>
        </c:dLbls>
        <c:gapWidth val="150"/>
        <c:axId val="1113851039"/>
        <c:axId val="1113846047"/>
      </c:barChart>
      <c:catAx>
        <c:axId val="111385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DE"/>
          </a:p>
        </c:txPr>
        <c:crossAx val="1113846047"/>
        <c:crosses val="autoZero"/>
        <c:auto val="1"/>
        <c:lblAlgn val="ctr"/>
        <c:lblOffset val="100"/>
        <c:noMultiLvlLbl val="0"/>
      </c:catAx>
      <c:valAx>
        <c:axId val="11138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1113851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1</c:v>
                </c:pt>
                <c:pt idx="2">
                  <c:v>0</c:v>
                </c:pt>
                <c:pt idx="3">
                  <c:v>3</c:v>
                </c:pt>
                <c:pt idx="4">
                  <c:v>0</c:v>
                </c:pt>
              </c:numCache>
              <c:extLst/>
            </c:numRef>
          </c:val>
          <c:extLst>
            <c:ext xmlns:c16="http://schemas.microsoft.com/office/drawing/2014/chart" uri="{C3380CC4-5D6E-409C-BE32-E72D297353CC}">
              <c16:uniqueId val="{00000000-AF76-46F2-8ED9-BEB5351A19BC}"/>
            </c:ext>
          </c:extLst>
        </c:ser>
        <c:dLbls>
          <c:dLblPos val="outEnd"/>
          <c:showLegendKey val="0"/>
          <c:showVal val="1"/>
          <c:showCatName val="0"/>
          <c:showSerName val="0"/>
          <c:showPercent val="0"/>
          <c:showBubbleSize val="0"/>
        </c:dLbls>
        <c:gapWidth val="150"/>
        <c:axId val="1305619056"/>
        <c:axId val="1305618640"/>
      </c:barChart>
      <c:catAx>
        <c:axId val="130561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DE"/>
          </a:p>
        </c:txPr>
        <c:crossAx val="1305618640"/>
        <c:crosses val="autoZero"/>
        <c:auto val="1"/>
        <c:lblAlgn val="ctr"/>
        <c:lblOffset val="100"/>
        <c:noMultiLvlLbl val="0"/>
      </c:catAx>
      <c:valAx>
        <c:axId val="130561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1305619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2</c:v>
                </c:pt>
                <c:pt idx="2">
                  <c:v>0</c:v>
                </c:pt>
                <c:pt idx="3">
                  <c:v>2</c:v>
                </c:pt>
                <c:pt idx="4">
                  <c:v>1</c:v>
                </c:pt>
              </c:numCache>
              <c:extLst/>
            </c:numRef>
          </c:val>
          <c:extLst>
            <c:ext xmlns:c16="http://schemas.microsoft.com/office/drawing/2014/chart" uri="{C3380CC4-5D6E-409C-BE32-E72D297353CC}">
              <c16:uniqueId val="{00000000-F817-4DDD-9DF5-F4EA1E704DFC}"/>
            </c:ext>
          </c:extLst>
        </c:ser>
        <c:dLbls>
          <c:dLblPos val="outEnd"/>
          <c:showLegendKey val="0"/>
          <c:showVal val="1"/>
          <c:showCatName val="0"/>
          <c:showSerName val="0"/>
          <c:showPercent val="0"/>
          <c:showBubbleSize val="0"/>
        </c:dLbls>
        <c:gapWidth val="150"/>
        <c:axId val="855783888"/>
        <c:axId val="855778064"/>
      </c:barChart>
      <c:catAx>
        <c:axId val="85578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DE"/>
          </a:p>
        </c:txPr>
        <c:crossAx val="855778064"/>
        <c:crosses val="autoZero"/>
        <c:auto val="1"/>
        <c:lblAlgn val="ctr"/>
        <c:lblOffset val="100"/>
        <c:noMultiLvlLbl val="0"/>
      </c:catAx>
      <c:valAx>
        <c:axId val="85577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85578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219"/>
        <c:overlap val="-27"/>
        <c:axId val="641461919"/>
        <c:axId val="641462335"/>
      </c:barChart>
      <c:catAx>
        <c:axId val="64146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DE"/>
          </a:p>
        </c:txPr>
        <c:crossAx val="641462335"/>
        <c:crosses val="autoZero"/>
        <c:auto val="1"/>
        <c:lblAlgn val="ctr"/>
        <c:lblOffset val="100"/>
        <c:noMultiLvlLbl val="0"/>
      </c:catAx>
      <c:valAx>
        <c:axId val="641462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641461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Szenario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0</c:v>
                </c:pt>
                <c:pt idx="3">
                  <c:v>4</c:v>
                </c:pt>
                <c:pt idx="4">
                  <c:v>0</c:v>
                </c:pt>
              </c:numCache>
              <c:extLst/>
            </c:numRef>
          </c:val>
          <c:extLst>
            <c:ext xmlns:c16="http://schemas.microsoft.com/office/drawing/2014/chart" uri="{C3380CC4-5D6E-409C-BE32-E72D297353CC}">
              <c16:uniqueId val="{00000000-D788-4A35-B2C5-431D9B69AE2B}"/>
            </c:ext>
          </c:extLst>
        </c:ser>
        <c:dLbls>
          <c:dLblPos val="outEnd"/>
          <c:showLegendKey val="0"/>
          <c:showVal val="1"/>
          <c:showCatName val="0"/>
          <c:showSerName val="0"/>
          <c:showPercent val="0"/>
          <c:showBubbleSize val="0"/>
        </c:dLbls>
        <c:gapWidth val="150"/>
        <c:axId val="1131844479"/>
        <c:axId val="1131844895"/>
      </c:barChart>
      <c:catAx>
        <c:axId val="1131844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DE"/>
          </a:p>
        </c:txPr>
        <c:crossAx val="1131844895"/>
        <c:crosses val="autoZero"/>
        <c:auto val="1"/>
        <c:lblAlgn val="ctr"/>
        <c:lblOffset val="100"/>
        <c:noMultiLvlLbl val="0"/>
      </c:catAx>
      <c:valAx>
        <c:axId val="1131844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1131844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a:t>
            </a:r>
            <a:r>
              <a:rPr lang="de-DE" sz="1000" baseline="0"/>
              <a:t> 5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Sheet1!$J$13:$J$17</c:f>
              <c:numCache>
                <c:formatCode>General</c:formatCode>
                <c:ptCount val="5"/>
                <c:pt idx="0">
                  <c:v>0</c:v>
                </c:pt>
                <c:pt idx="1">
                  <c:v>0</c:v>
                </c:pt>
                <c:pt idx="2">
                  <c:v>3</c:v>
                </c:pt>
                <c:pt idx="3">
                  <c:v>3</c:v>
                </c:pt>
                <c:pt idx="4">
                  <c:v>0</c:v>
                </c:pt>
              </c:numCache>
              <c:extLst/>
            </c:numRef>
          </c:val>
          <c:extLst>
            <c:ext xmlns:c16="http://schemas.microsoft.com/office/drawing/2014/chart" uri="{C3380CC4-5D6E-409C-BE32-E72D297353CC}">
              <c16:uniqueId val="{00000000-84AB-4CB7-A288-1E08047E41F7}"/>
            </c:ext>
          </c:extLst>
        </c:ser>
        <c:dLbls>
          <c:dLblPos val="outEnd"/>
          <c:showLegendKey val="0"/>
          <c:showVal val="1"/>
          <c:showCatName val="0"/>
          <c:showSerName val="0"/>
          <c:showPercent val="0"/>
          <c:showBubbleSize val="0"/>
        </c:dLbls>
        <c:gapWidth val="150"/>
        <c:axId val="193114224"/>
        <c:axId val="193108816"/>
      </c:barChart>
      <c:catAx>
        <c:axId val="19311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DE"/>
          </a:p>
        </c:txPr>
        <c:crossAx val="193108816"/>
        <c:crosses val="autoZero"/>
        <c:auto val="1"/>
        <c:lblAlgn val="ctr"/>
        <c:lblOffset val="100"/>
        <c:noMultiLvlLbl val="0"/>
      </c:catAx>
      <c:valAx>
        <c:axId val="19310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19311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219"/>
        <c:overlap val="-27"/>
        <c:axId val="995052703"/>
        <c:axId val="995053951"/>
      </c:barChart>
      <c:catAx>
        <c:axId val="99505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DE"/>
          </a:p>
        </c:txPr>
        <c:crossAx val="995053951"/>
        <c:crosses val="autoZero"/>
        <c:auto val="1"/>
        <c:lblAlgn val="ctr"/>
        <c:lblOffset val="100"/>
        <c:noMultiLvlLbl val="0"/>
      </c:catAx>
      <c:valAx>
        <c:axId val="99505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99505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99BD-4B80-B85A-DE7732678E02}"/>
            </c:ext>
          </c:extLst>
        </c:ser>
        <c:dLbls>
          <c:dLblPos val="outEnd"/>
          <c:showLegendKey val="0"/>
          <c:showVal val="1"/>
          <c:showCatName val="0"/>
          <c:showSerName val="0"/>
          <c:showPercent val="0"/>
          <c:showBubbleSize val="0"/>
        </c:dLbls>
        <c:gapWidth val="219"/>
        <c:overlap val="-27"/>
        <c:axId val="415960191"/>
        <c:axId val="730189199"/>
      </c:barChart>
      <c:catAx>
        <c:axId val="4159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DE"/>
          </a:p>
        </c:txPr>
        <c:crossAx val="730189199"/>
        <c:crosses val="autoZero"/>
        <c:auto val="1"/>
        <c:lblAlgn val="ctr"/>
        <c:lblOffset val="100"/>
        <c:noMultiLvlLbl val="0"/>
      </c:catAx>
      <c:valAx>
        <c:axId val="73018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4159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a:t>
            </a:r>
            <a:r>
              <a:rPr lang="de-DE" sz="1000" baseline="0"/>
              <a:t>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3</c:v>
                </c:pt>
                <c:pt idx="4">
                  <c:v>1</c:v>
                </c:pt>
              </c:numCache>
              <c:extLst/>
            </c:numRef>
          </c:val>
          <c:extLst>
            <c:ext xmlns:c16="http://schemas.microsoft.com/office/drawing/2014/chart" uri="{C3380CC4-5D6E-409C-BE32-E72D297353CC}">
              <c16:uniqueId val="{00000000-A226-4FC9-8569-53FB0FC764E1}"/>
            </c:ext>
          </c:extLst>
        </c:ser>
        <c:dLbls>
          <c:dLblPos val="outEnd"/>
          <c:showLegendKey val="0"/>
          <c:showVal val="1"/>
          <c:showCatName val="0"/>
          <c:showSerName val="0"/>
          <c:showPercent val="0"/>
          <c:showBubbleSize val="0"/>
        </c:dLbls>
        <c:gapWidth val="219"/>
        <c:overlap val="-27"/>
        <c:axId val="740121551"/>
        <c:axId val="740123215"/>
      </c:barChart>
      <c:catAx>
        <c:axId val="7401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DE"/>
          </a:p>
        </c:txPr>
        <c:crossAx val="740123215"/>
        <c:crosses val="autoZero"/>
        <c:auto val="1"/>
        <c:lblAlgn val="ctr"/>
        <c:lblOffset val="100"/>
        <c:noMultiLvlLbl val="0"/>
      </c:catAx>
      <c:valAx>
        <c:axId val="740123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740121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1:</a:t>
            </a:r>
            <a:r>
              <a:rPr lang="de-DE" sz="1000" baseline="0"/>
              <a:t>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1</c:v>
                </c:pt>
                <c:pt idx="2">
                  <c:v>0</c:v>
                </c:pt>
                <c:pt idx="3">
                  <c:v>0</c:v>
                </c:pt>
                <c:pt idx="4">
                  <c:v>4</c:v>
                </c:pt>
              </c:numCache>
              <c:extLst/>
            </c:numRef>
          </c:val>
          <c:extLst>
            <c:ext xmlns:c16="http://schemas.microsoft.com/office/drawing/2014/chart" uri="{C3380CC4-5D6E-409C-BE32-E72D297353CC}">
              <c16:uniqueId val="{00000000-963B-4425-99BF-E99A5E483536}"/>
            </c:ext>
          </c:extLst>
        </c:ser>
        <c:dLbls>
          <c:dLblPos val="outEnd"/>
          <c:showLegendKey val="0"/>
          <c:showVal val="1"/>
          <c:showCatName val="0"/>
          <c:showSerName val="0"/>
          <c:showPercent val="0"/>
          <c:showBubbleSize val="0"/>
        </c:dLbls>
        <c:gapWidth val="150"/>
        <c:axId val="1090269920"/>
        <c:axId val="1090279072"/>
      </c:barChart>
      <c:catAx>
        <c:axId val="10902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DE"/>
          </a:p>
        </c:txPr>
        <c:crossAx val="1090279072"/>
        <c:crosses val="autoZero"/>
        <c:auto val="1"/>
        <c:lblAlgn val="ctr"/>
        <c:lblOffset val="100"/>
        <c:noMultiLvlLbl val="0"/>
      </c:catAx>
      <c:valAx>
        <c:axId val="109027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109026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F937-429F-B0FA-E9B43EA95BA6}"/>
            </c:ext>
          </c:extLst>
        </c:ser>
        <c:dLbls>
          <c:dLblPos val="outEnd"/>
          <c:showLegendKey val="0"/>
          <c:showVal val="1"/>
          <c:showCatName val="0"/>
          <c:showSerName val="0"/>
          <c:showPercent val="0"/>
          <c:showBubbleSize val="0"/>
        </c:dLbls>
        <c:gapWidth val="150"/>
        <c:axId val="75617791"/>
        <c:axId val="75619039"/>
      </c:barChart>
      <c:catAx>
        <c:axId val="756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DE"/>
          </a:p>
        </c:txPr>
        <c:crossAx val="75619039"/>
        <c:crosses val="autoZero"/>
        <c:auto val="1"/>
        <c:lblAlgn val="ctr"/>
        <c:lblOffset val="100"/>
        <c:noMultiLvlLbl val="0"/>
      </c:catAx>
      <c:valAx>
        <c:axId val="7561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7561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7E76-4104-AE31-9816EE8E001E}"/>
            </c:ext>
          </c:extLst>
        </c:ser>
        <c:dLbls>
          <c:dLblPos val="outEnd"/>
          <c:showLegendKey val="0"/>
          <c:showVal val="1"/>
          <c:showCatName val="0"/>
          <c:showSerName val="0"/>
          <c:showPercent val="0"/>
          <c:showBubbleSize val="0"/>
        </c:dLbls>
        <c:gapWidth val="150"/>
        <c:axId val="812362816"/>
        <c:axId val="812362400"/>
      </c:barChart>
      <c:catAx>
        <c:axId val="81236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DE"/>
          </a:p>
        </c:txPr>
        <c:crossAx val="812362400"/>
        <c:crosses val="autoZero"/>
        <c:auto val="1"/>
        <c:lblAlgn val="ctr"/>
        <c:lblOffset val="100"/>
        <c:noMultiLvlLbl val="0"/>
      </c:catAx>
      <c:valAx>
        <c:axId val="81236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81236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173B-4628-8240-3CF55B195635}"/>
            </c:ext>
          </c:extLst>
        </c:ser>
        <c:dLbls>
          <c:showLegendKey val="0"/>
          <c:showVal val="0"/>
          <c:showCatName val="0"/>
          <c:showSerName val="0"/>
          <c:showPercent val="0"/>
          <c:showBubbleSize val="0"/>
        </c:dLbls>
        <c:gapWidth val="150"/>
        <c:axId val="2086413216"/>
        <c:axId val="2086415296"/>
      </c:barChart>
      <c:catAx>
        <c:axId val="208641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DE"/>
          </a:p>
        </c:txPr>
        <c:crossAx val="2086415296"/>
        <c:crosses val="autoZero"/>
        <c:auto val="1"/>
        <c:lblAlgn val="ctr"/>
        <c:lblOffset val="100"/>
        <c:noMultiLvlLbl val="0"/>
      </c:catAx>
      <c:valAx>
        <c:axId val="208641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208641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5</cx:pt>
          <cx:pt idx="1">2</cx:pt>
          <cx:pt idx="2">4</cx:pt>
          <cx:pt idx="3">4</cx:pt>
          <cx:pt idx="4">5</cx:pt>
          <cx:pt idx="5">3</cx:pt>
        </cx:lvl>
      </cx:numDim>
    </cx:data>
  </cx:chartData>
  <cx:chart>
    <cx:title pos="t" align="ctr" overlay="0">
      <cx:tx>
        <cx:txData>
          <cx:v>Aussage 1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4</cx:pt>
          <cx:pt idx="4">5</cx:pt>
          <cx:pt idx="5">5</cx:pt>
        </cx:lvl>
      </cx:numDim>
    </cx:data>
  </cx:chartData>
  <cx:chart>
    <cx:title pos="t" align="ctr" overlay="0">
      <cx:tx>
        <cx:txData>
          <cx:v>Aussage 2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5</cx:pt>
          <cx:pt idx="1">4</cx:pt>
          <cx:pt idx="2">5</cx:pt>
          <cx:pt idx="3">5</cx:pt>
          <cx:pt idx="4">5</cx:pt>
          <cx:pt idx="5">3</cx:pt>
        </cx:lvl>
      </cx:numDim>
    </cx:data>
  </cx:chartData>
  <cx:chart>
    <cx:title pos="t" align="ctr" overlay="0">
      <cx:tx>
        <cx:txData>
          <cx:v>Aussage 3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2</cx:pt>
          <cx:pt idx="4">5</cx:pt>
          <cx:pt idx="5">5</cx:pt>
        </cx:lvl>
      </cx:numDim>
    </cx:data>
  </cx:chartData>
  <cx:chart>
    <cx:title pos="t" align="ctr" overlay="0">
      <cx:tx>
        <cx:txData>
          <cx:v>Aussage 3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3</cx:pt>
          <cx:pt idx="2">2</cx:pt>
          <cx:pt idx="3">4</cx:pt>
          <cx:pt idx="4">1</cx:pt>
          <cx:pt idx="5">3</cx:pt>
        </cx:lvl>
      </cx:numDim>
    </cx:data>
  </cx:chartData>
  <cx:chart>
    <cx:title pos="t" align="ctr" overlay="0">
      <cx:tx>
        <cx:txData>
          <cx:v>Aussage 4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2,83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[Baseline2.xlsx]Sheet1!$G$2:$G$7</cx:f>
        <cx:lvl ptCount="6" formatCode="Standard">
          <cx:pt idx="0">3</cx:pt>
          <cx:pt idx="1">4</cx:pt>
          <cx:pt idx="2">5</cx:pt>
          <cx:pt idx="3">1</cx:pt>
          <cx:pt idx="4">1</cx:pt>
          <cx:pt idx="5">4</cx:pt>
        </cx:lvl>
      </cx:numDim>
    </cx:data>
  </cx:chartData>
  <cx:chart>
    <cx:title pos="t" align="ctr" overlay="0">
      <cx:tx>
        <cx:txData>
          <cx:v>Aussage 4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Sheet1!$G$2:$G$6</cx:f>
        <cx:lvl ptCount="5" formatCode="Standard">
          <cx:pt idx="0">1</cx:pt>
          <cx:pt idx="1">4</cx:pt>
          <cx:pt idx="2">4</cx:pt>
          <cx:pt idx="3">1</cx:pt>
          <cx:pt idx="4">2</cx:pt>
        </cx:lvl>
      </cx:numDim>
    </cx:data>
  </cx:chartData>
  <cx:chart>
    <cx:title pos="t" align="ctr" overlay="0">
      <cx:tx>
        <cx:txData>
          <cx:v>Aussage 4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[Scenario1.xlsx]Sheet1!$G$2:$G$7</cx:f>
        <cx:lvl ptCount="6" formatCode="Standard">
          <cx:pt idx="0">2</cx:pt>
          <cx:pt idx="1">4</cx:pt>
          <cx:pt idx="2">5</cx:pt>
          <cx:pt idx="3">1</cx:pt>
          <cx:pt idx="4">2</cx:pt>
          <cx:pt idx="5">4</cx:pt>
        </cx:lvl>
      </cx:numDim>
    </cx:data>
  </cx:chartData>
  <cx:chart>
    <cx:title pos="t" align="ctr" overlay="0">
      <cx:tx>
        <cx:txData>
          <cx:v>Aussage 4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[Baseline2.xlsx]Sheet1!$A$2:$A$7</cx:f>
        <cx:lvl ptCount="6" formatCode="Standard">
          <cx:pt idx="0">2</cx:pt>
          <cx:pt idx="1">3</cx:pt>
          <cx:pt idx="2">5</cx:pt>
          <cx:pt idx="3">5</cx:pt>
          <cx:pt idx="4">5</cx:pt>
          <cx:pt idx="5">5</cx:pt>
        </cx:lvl>
      </cx:numDim>
    </cx:data>
  </cx:chartData>
  <cx:chart>
    <cx:title pos="t" align="ctr" overlay="0">
      <cx:tx>
        <cx:txData>
          <cx:v>Aussage 1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4</cx:pt>
          <cx:pt idx="2">4</cx:pt>
          <cx:pt idx="3">1</cx:pt>
          <cx:pt idx="4">2</cx:pt>
          <cx:pt idx="5">4</cx:pt>
        </cx:lvl>
      </cx:numDim>
    </cx:data>
  </cx:chartData>
  <cx:chart>
    <cx:title pos="t" align="ctr" overlay="0">
      <cx:tx>
        <cx:txData>
          <cx:v>Aussage 4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Sheet1!$I$2:$I$7</cx:f>
        <cx:lvl ptCount="6" formatCode="Standard">
          <cx:pt idx="0">3</cx:pt>
          <cx:pt idx="1">3</cx:pt>
          <cx:pt idx="2">4</cx:pt>
          <cx:pt idx="3">3</cx:pt>
          <cx:pt idx="4">4</cx:pt>
          <cx:pt idx="5">4</cx:pt>
        </cx:lvl>
      </cx:numDim>
    </cx:data>
  </cx:chartData>
  <cx:chart>
    <cx:title pos="t" align="ctr" overlay="0">
      <cx:tx>
        <cx:txData>
          <cx:v>Aussage 5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5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3</cx:pt>
          <cx:pt idx="2">5</cx:pt>
          <cx:pt idx="3">5</cx:pt>
          <cx:pt idx="4">5</cx:pt>
          <cx:pt idx="5">5</cx:pt>
        </cx:lvl>
      </cx:numDim>
    </cx:data>
  </cx:chartData>
  <cx:chart>
    <cx:title pos="t" align="ctr" overlay="0">
      <cx:tx>
        <cx:txData>
          <cx:v>Aussage 1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5</cx:pt>
          <cx:pt idx="2">5</cx:pt>
          <cx:pt idx="3">5</cx:pt>
          <cx:pt idx="4">5</cx:pt>
          <cx:pt idx="5">5</cx:pt>
        </cx:lvl>
      </cx:numDim>
    </cx:data>
  </cx:chartData>
  <cx:chart>
    <cx:title pos="t" align="ctr" overlay="0">
      <cx:tx>
        <cx:txData>
          <cx:v>Aussage 1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4</cx:pt>
          <cx:pt idx="3">4</cx:pt>
          <cx:pt idx="4">4</cx:pt>
          <cx:pt idx="5">5</cx:pt>
        </cx:lvl>
      </cx:numDim>
    </cx:data>
  </cx:chartData>
  <cx:chart>
    <cx:title pos="t" align="ctr" overlay="0">
      <cx:tx>
        <cx:txData>
          <cx:v>Aussage 1 in Szenario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3,67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5</cx:pt>
          <cx:pt idx="1">1</cx:pt>
          <cx:pt idx="2">5</cx:pt>
          <cx:pt idx="3">5</cx:pt>
          <cx:pt idx="4">5</cx:pt>
          <cx:pt idx="5">2</cx:pt>
        </cx:lvl>
      </cx:numDim>
    </cx:data>
  </cx:chartData>
  <cx:chart>
    <cx:title pos="t" align="ctr" overlay="0">
      <cx:tx>
        <cx:txData>
          <cx:v>Aussage 2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88</Pages>
  <Words>23140</Words>
  <Characters>131900</Characters>
  <Application>Microsoft Office Word</Application>
  <DocSecurity>0</DocSecurity>
  <Lines>1099</Lines>
  <Paragraphs>309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154731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Philip Schaefer</cp:lastModifiedBy>
  <cp:revision>3890</cp:revision>
  <cp:lastPrinted>2010-09-26T22:14:00Z</cp:lastPrinted>
  <dcterms:created xsi:type="dcterms:W3CDTF">2021-02-24T17:17:00Z</dcterms:created>
  <dcterms:modified xsi:type="dcterms:W3CDTF">2021-12-08T03:56:00Z</dcterms:modified>
  <cp:category>Abschlussarbeit</cp:category>
  <cp:version>0</cp:version>
</cp:coreProperties>
</file>