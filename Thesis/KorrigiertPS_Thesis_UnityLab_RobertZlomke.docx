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proofErr w:type="spellStart"/>
      <w:r w:rsidRPr="004C0119">
        <w:lastRenderedPageBreak/>
        <w:t>Danksagung</w:t>
      </w:r>
      <w:bookmarkEnd w:id="3"/>
      <w:bookmarkEnd w:id="4"/>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A9761A">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A9761A">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A9761A">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A9761A">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A9761A">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A9761A">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A9761A">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A9761A">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A9761A">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A9761A">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A9761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A9761A">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A9761A">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A9761A">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A9761A">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A9761A">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A9761A">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A9761A">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A9761A">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A9761A">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A9761A">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A9761A">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A9761A">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A9761A">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A9761A">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A9761A">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A9761A">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A9761A">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A9761A">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A9761A">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A9761A">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A9761A">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A9761A">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A9761A">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A9761A">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A9761A">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A9761A">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A9761A">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A9761A">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A9761A">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A9761A">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A9761A">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A9761A">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A9761A">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A9761A">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A9761A">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A9761A">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A9761A">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A9761A">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A9761A">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A9761A">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A9761A">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A9761A">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A9761A">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A9761A">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A9761A">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A9761A">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A9761A">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A9761A">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A9761A">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A9761A">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A9761A">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A9761A">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A9761A">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A9761A">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A9761A">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A9761A">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A9761A">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A9761A">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A9761A">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A9761A">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421A98F0" w:rsidR="00390125" w:rsidRDefault="00A777C3" w:rsidP="00461950">
      <w:pPr>
        <w:pStyle w:val="Beschriftung"/>
      </w:pPr>
      <w:bookmarkStart w:id="13" w:name="_Ref78281676"/>
      <w:bookmarkStart w:id="14" w:name="_Toc80081933"/>
      <w:r>
        <w:t xml:space="preserve">Abb. </w:t>
      </w:r>
      <w:r w:rsidR="00A9761A">
        <w:fldChar w:fldCharType="begin"/>
      </w:r>
      <w:r w:rsidR="00A9761A">
        <w:instrText xml:space="preserve"> SEQ Abb. \* ARABIC </w:instrText>
      </w:r>
      <w:r w:rsidR="00A9761A">
        <w:fldChar w:fldCharType="separate"/>
      </w:r>
      <w:r w:rsidR="00B34494">
        <w:rPr>
          <w:noProof/>
        </w:rPr>
        <w:t>1</w:t>
      </w:r>
      <w:r w:rsidR="00A9761A">
        <w:rPr>
          <w:noProof/>
        </w:rPr>
        <w:fldChar w:fldCharType="end"/>
      </w:r>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0B0824CC" w:rsidR="00C34320" w:rsidRDefault="009118E7" w:rsidP="00461950">
      <w:pPr>
        <w:pStyle w:val="Beschriftung"/>
      </w:pPr>
      <w:bookmarkStart w:id="15" w:name="_Ref78396602"/>
      <w:bookmarkStart w:id="16" w:name="_Toc80081934"/>
      <w:r>
        <w:t xml:space="preserve">Abb. </w:t>
      </w:r>
      <w:r w:rsidR="00A9761A">
        <w:fldChar w:fldCharType="begin"/>
      </w:r>
      <w:r w:rsidR="00A9761A">
        <w:instrText xml:space="preserve"> SEQ Abb. \* ARABIC </w:instrText>
      </w:r>
      <w:r w:rsidR="00A9761A">
        <w:fldChar w:fldCharType="separate"/>
      </w:r>
      <w:r w:rsidR="00B34494">
        <w:rPr>
          <w:noProof/>
        </w:rPr>
        <w:t>2</w:t>
      </w:r>
      <w:r w:rsidR="00A9761A">
        <w:rPr>
          <w:noProof/>
        </w:rPr>
        <w:fldChar w:fldCharType="end"/>
      </w:r>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commentRangeStart w:id="19"/>
      <w:r w:rsidR="00BC5D6D" w:rsidRPr="00BC5D6D">
        <w:t>.</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commentRangeEnd w:id="19"/>
      <w:r w:rsidR="00983543">
        <w:rPr>
          <w:rStyle w:val="Kommentarzeichen"/>
        </w:rPr>
        <w:commentReference w:id="19"/>
      </w:r>
    </w:p>
    <w:p w14:paraId="4C82EE9E" w14:textId="120451F9" w:rsidR="00FD10AE" w:rsidRDefault="00FD10AE" w:rsidP="00FD10AE">
      <w:pPr>
        <w:pStyle w:val="berschrift3"/>
      </w:pPr>
      <w:bookmarkStart w:id="20" w:name="_Toc82686220"/>
      <w:bookmarkStart w:id="21" w:name="_Toc82686965"/>
      <w:commentRangeStart w:id="22"/>
      <w:r>
        <w:t>Zielsetzung</w:t>
      </w:r>
      <w:bookmarkEnd w:id="20"/>
      <w:bookmarkEnd w:id="21"/>
      <w:commentRangeEnd w:id="22"/>
      <w:r w:rsidR="00983543">
        <w:rPr>
          <w:rStyle w:val="Kommentarzeichen"/>
          <w:rFonts w:cs="Times New Roman"/>
          <w:b w:val="0"/>
          <w:bCs w:val="0"/>
        </w:rPr>
        <w:commentReference w:id="22"/>
      </w:r>
    </w:p>
    <w:p w14:paraId="30892E9C" w14:textId="40C55ABA"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del w:id="23" w:author="Philip Schaefer" w:date="2021-12-08T03:38:00Z">
        <w:r w:rsidR="007D1A46" w:rsidDel="00983543">
          <w:rPr>
            <w:sz w:val="23"/>
            <w:szCs w:val="23"/>
          </w:rPr>
          <w:delText xml:space="preserve">wie </w:delText>
        </w:r>
      </w:del>
      <w:r w:rsidR="007D1A46">
        <w:rPr>
          <w:sz w:val="23"/>
          <w:szCs w:val="23"/>
        </w:rPr>
        <w:t>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4" w:name="_Toc82686221"/>
      <w:bookmarkStart w:id="25" w:name="_Toc82686966"/>
      <w:commentRangeStart w:id="26"/>
      <w:r>
        <w:t>Vorgehensweise</w:t>
      </w:r>
      <w:bookmarkEnd w:id="24"/>
      <w:bookmarkEnd w:id="25"/>
      <w:commentRangeEnd w:id="26"/>
      <w:r w:rsidR="00CA412F">
        <w:rPr>
          <w:rStyle w:val="Kommentarzeichen"/>
          <w:rFonts w:cs="Times New Roman"/>
          <w:b w:val="0"/>
          <w:bCs w:val="0"/>
        </w:rPr>
        <w:commentReference w:id="26"/>
      </w:r>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7" w:name="_Toc82686222"/>
      <w:bookmarkStart w:id="28" w:name="_Toc82686967"/>
      <w:commentRangeStart w:id="29"/>
      <w:r>
        <w:lastRenderedPageBreak/>
        <w:t>Stand der Technik</w:t>
      </w:r>
      <w:commentRangeEnd w:id="29"/>
      <w:r>
        <w:rPr>
          <w:rStyle w:val="Kommentarzeichen"/>
          <w:rFonts w:cs="Times New Roman"/>
          <w:b w:val="0"/>
          <w:bCs w:val="0"/>
          <w:iCs w:val="0"/>
        </w:rPr>
        <w:commentReference w:id="29"/>
      </w:r>
      <w:bookmarkEnd w:id="27"/>
      <w:bookmarkEnd w:id="28"/>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0" w:name="_Einfügen_von_Grafiken"/>
      <w:bookmarkStart w:id="31" w:name="_Toc82686223"/>
      <w:bookmarkStart w:id="32" w:name="_Toc82686968"/>
      <w:bookmarkEnd w:id="30"/>
      <w:r>
        <w:t>Virtual Reality</w:t>
      </w:r>
      <w:bookmarkEnd w:id="31"/>
      <w:bookmarkEnd w:id="32"/>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commentRangeStart w:id="33"/>
      <w:r w:rsidR="0026697E">
        <w:t>Brillen</w:t>
      </w:r>
      <w:commentRangeEnd w:id="33"/>
      <w:r w:rsidR="00CA412F">
        <w:rPr>
          <w:rStyle w:val="Kommentarzeichen"/>
        </w:rPr>
        <w:commentReference w:id="33"/>
      </w:r>
      <w:r w:rsidR="0026697E">
        <w:t>,</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34" w:name="_Toc82686224"/>
      <w:bookmarkStart w:id="35" w:name="_Toc82686969"/>
      <w:r>
        <w:t>Technische Charakterisierung</w:t>
      </w:r>
      <w:bookmarkEnd w:id="34"/>
      <w:bookmarkEnd w:id="35"/>
    </w:p>
    <w:p w14:paraId="19C6AB83" w14:textId="08672122"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w:t>
      </w:r>
      <w:del w:id="36" w:author="Philip Schaefer" w:date="2021-12-08T03:51:00Z">
        <w:r w:rsidR="00641531" w:rsidDel="00CA412F">
          <w:delText>,</w:delText>
        </w:r>
      </w:del>
      <w:r w:rsidR="00641531">
        <w:t xml:space="preserve"> Display</w:t>
      </w:r>
      <w:ins w:id="37" w:author="Philip Schaefer" w:date="2021-12-08T03:51:00Z">
        <w:r w:rsidR="00CA412F">
          <w:t>s,</w:t>
        </w:r>
      </w:ins>
      <w:r w:rsidR="00641531">
        <w:t xml:space="preserve"> werden 3D Anwendungen</w:t>
      </w:r>
      <w:ins w:id="38" w:author="Philip Schaefer" w:date="2021-12-08T03:51:00Z">
        <w:r w:rsidR="00CA412F">
          <w:t>,</w:t>
        </w:r>
      </w:ins>
      <w:r w:rsidR="00641531">
        <w:t xml:space="preserve"> wie z.B. eine virtuelle Welt</w:t>
      </w:r>
      <w:ins w:id="39" w:author="Philip Schaefer" w:date="2021-12-08T03:51:00Z">
        <w:r w:rsidR="00CA412F">
          <w:t>,</w:t>
        </w:r>
      </w:ins>
      <w:r w:rsidR="00641531">
        <w:t xml:space="preserve">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0259685" w:rsidR="005E716F" w:rsidRPr="005E716F" w:rsidRDefault="0088038B" w:rsidP="00804E0C">
      <w:pPr>
        <w:pStyle w:val="Beschriftung"/>
      </w:pPr>
      <w:bookmarkStart w:id="40" w:name="_Ref77524697"/>
      <w:bookmarkStart w:id="41" w:name="_Ref71295134"/>
      <w:bookmarkStart w:id="42" w:name="_Toc80081935"/>
      <w:r>
        <w:t xml:space="preserve">Abb. </w:t>
      </w:r>
      <w:r w:rsidR="00A9761A">
        <w:fldChar w:fldCharType="begin"/>
      </w:r>
      <w:r w:rsidR="00A9761A">
        <w:instrText xml:space="preserve"> SEQ Abb. \* ARABIC </w:instrText>
      </w:r>
      <w:r w:rsidR="00A9761A">
        <w:fldChar w:fldCharType="separate"/>
      </w:r>
      <w:r w:rsidR="00B34494">
        <w:rPr>
          <w:noProof/>
        </w:rPr>
        <w:t>3</w:t>
      </w:r>
      <w:r w:rsidR="00A9761A">
        <w:rPr>
          <w:noProof/>
        </w:rPr>
        <w:fldChar w:fldCharType="end"/>
      </w:r>
      <w:bookmarkEnd w:id="40"/>
      <w:r>
        <w:t>: Unterschiede von 3D-Computergraphik und Virtual Reality</w:t>
      </w:r>
      <w:bookmarkEnd w:id="4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42"/>
    </w:p>
    <w:p w14:paraId="53DF2909" w14:textId="3EAF8C10" w:rsidR="005E716F" w:rsidRDefault="005E716F" w:rsidP="005E716F">
      <w:pPr>
        <w:pStyle w:val="berschrift4"/>
      </w:pPr>
      <w:bookmarkStart w:id="43" w:name="_Toc82686225"/>
      <w:bookmarkStart w:id="44" w:name="_Toc82686970"/>
      <w:r>
        <w:lastRenderedPageBreak/>
        <w:t>Immersion</w:t>
      </w:r>
      <w:bookmarkEnd w:id="43"/>
      <w:bookmarkEnd w:id="4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45" w:name="_Toc82686226"/>
      <w:bookmarkStart w:id="46" w:name="_Toc82686971"/>
      <w:r>
        <w:t>Mensch-Computer</w:t>
      </w:r>
      <w:r w:rsidR="00D7033A">
        <w:t>-</w:t>
      </w:r>
      <w:r>
        <w:t>Interaktion</w:t>
      </w:r>
      <w:bookmarkEnd w:id="45"/>
      <w:bookmarkEnd w:id="46"/>
    </w:p>
    <w:p w14:paraId="494BE72E" w14:textId="5EBAFA8F" w:rsidR="007C458E" w:rsidRDefault="0060703E" w:rsidP="005D2D03">
      <w:pPr>
        <w:pStyle w:val="Textkrper"/>
      </w:pPr>
      <w:commentRangeStart w:id="47"/>
      <w:r>
        <w:t>Unterschiede sind ebenso im Bereich der Mensch-Computer-Interaktionen zu finden</w:t>
      </w:r>
      <w:commentRangeEnd w:id="47"/>
      <w:r w:rsidR="00FF76B9">
        <w:rPr>
          <w:rStyle w:val="Kommentarzeichen"/>
        </w:rPr>
        <w:commentReference w:id="47"/>
      </w:r>
      <w:r>
        <w:t>.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48" w:name="_Toc82686227"/>
      <w:bookmarkStart w:id="49" w:name="_Toc82686972"/>
      <w:commentRangeStart w:id="50"/>
      <w:r>
        <w:t>Präsenz</w:t>
      </w:r>
      <w:bookmarkEnd w:id="48"/>
      <w:bookmarkEnd w:id="49"/>
      <w:commentRangeEnd w:id="50"/>
      <w:r w:rsidR="00FF76B9">
        <w:rPr>
          <w:rStyle w:val="Kommentarzeichen"/>
          <w:b w:val="0"/>
          <w:bCs w:val="0"/>
        </w:rPr>
        <w:commentReference w:id="50"/>
      </w:r>
    </w:p>
    <w:p w14:paraId="2FCBB3EF" w14:textId="429583F4" w:rsidR="005E315F" w:rsidRDefault="004D2FD4" w:rsidP="005E315F">
      <w:pPr>
        <w:pStyle w:val="Textkrper"/>
        <w:rPr>
          <w:ins w:id="51" w:author="Robert Zlomke" w:date="2021-12-09T10:23:00Z"/>
        </w:rP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CF3F50A" w14:textId="01814FBF" w:rsidR="00CE45E2" w:rsidRPr="005E315F" w:rsidRDefault="00CE45E2" w:rsidP="005E315F">
      <w:pPr>
        <w:pStyle w:val="Textkrper"/>
      </w:pPr>
      <w:ins w:id="52" w:author="Robert Zlomke" w:date="2021-12-09T10:23:00Z">
        <w:r w:rsidRPr="00CE45E2">
          <w:t>2.2 Anwesenheit Immersion kann eine objektive und quantifizierbare Beschreibung dessen sein, was ein bestimmtes System bietet. Präsenz ist ein Bewusstseinszustand, das (psychologische) Gefühl, sich in der der virtuellen Umgebung. Die Präsenz wurde in den letzten Jahren von vielen Forschern untersucht, zum Beispiel (</w:t>
        </w:r>
        <w:proofErr w:type="spellStart"/>
        <w:r w:rsidRPr="00CE45E2">
          <w:t>Heeter</w:t>
        </w:r>
        <w:proofErr w:type="spellEnd"/>
        <w:r w:rsidRPr="00CE45E2">
          <w:t xml:space="preserve">, 1992; Held und Durlach, 1992; Loomis, 1992; Sheridan, 1992; </w:t>
        </w:r>
        <w:proofErr w:type="spellStart"/>
        <w:r w:rsidRPr="00CE45E2">
          <w:t>Steur</w:t>
        </w:r>
        <w:proofErr w:type="spellEnd"/>
        <w:r w:rsidRPr="00CE45E2">
          <w:t xml:space="preserve">, 1992; </w:t>
        </w:r>
        <w:proofErr w:type="spellStart"/>
        <w:r w:rsidRPr="00CE45E2">
          <w:t>Barfield</w:t>
        </w:r>
        <w:proofErr w:type="spellEnd"/>
        <w:r w:rsidRPr="00CE45E2">
          <w:t xml:space="preserve"> und </w:t>
        </w:r>
        <w:proofErr w:type="spellStart"/>
        <w:r w:rsidRPr="00CE45E2">
          <w:t>Weghorst</w:t>
        </w:r>
        <w:proofErr w:type="spellEnd"/>
        <w:r w:rsidRPr="00CE45E2">
          <w:t xml:space="preserve">, 1993; </w:t>
        </w:r>
        <w:proofErr w:type="spellStart"/>
        <w:r w:rsidRPr="00CE45E2">
          <w:t>Barfield</w:t>
        </w:r>
        <w:proofErr w:type="spellEnd"/>
        <w:r w:rsidRPr="00CE45E2">
          <w:t xml:space="preserve"> et. al., 1995). Der Grundgedanke </w:t>
        </w:r>
        <w:proofErr w:type="gramStart"/>
        <w:r w:rsidRPr="00CE45E2">
          <w:t>ist</w:t>
        </w:r>
        <w:proofErr w:type="gramEnd"/>
        <w:r w:rsidRPr="00CE45E2">
          <w:t xml:space="preserve"> </w:t>
        </w:r>
        <w:proofErr w:type="spellStart"/>
        <w:r w:rsidRPr="00CE45E2">
          <w:t>dass</w:t>
        </w:r>
        <w:proofErr w:type="spellEnd"/>
        <w:r w:rsidRPr="00CE45E2">
          <w:t xml:space="preserve"> Teilnehmer, die sehr präsent sind, die VE eher als die einnehmende Realität erleben Realität als die umgebende physische Welt erleben und die von den Displays vorgegebene Umgebung die Displays als besuchte Orte und nicht als gesehene Bilder betrachten. Die Verhaltensweisen in der VE sollten 5 mit Verhaltensweisen übereinstimmen, die in der Alltagsrealität unter ähnlichen Umständen auftreten würden. Umständen auftreten würden. Die Anwesenheit erfordert daher, dass sich der Teilnehmer mit der VB identifiziert - dass </w:t>
        </w:r>
        <w:proofErr w:type="spellStart"/>
        <w:r w:rsidRPr="00CE45E2">
          <w:t>dass</w:t>
        </w:r>
        <w:proofErr w:type="spellEnd"/>
        <w:r w:rsidRPr="00CE45E2">
          <w:t xml:space="preserve"> die Bewegungen der VB seine Bewegungen sind, und dass die VB in der VE der Körper dieser Person </w:t>
        </w:r>
        <w:proofErr w:type="spellStart"/>
        <w:r w:rsidRPr="00CE45E2">
          <w:t>Person</w:t>
        </w:r>
        <w:proofErr w:type="spellEnd"/>
        <w:r w:rsidRPr="00CE45E2">
          <w:t xml:space="preserve"> in der VE wird. Es gibt mehrere Arbeitshypothesen, die sich aus einer Reihe von praktischen Experimenten ergeben haben und diese geleitet haben praktischen Experimenten entwickelt haben: (a) Präsenz ist sowohl eine subjektive als auch eine objektive Beschreibung des Zustands einer Person in Bezug auf gegenüber einer Umgebung. Die subjektive Beschreibung bezieht sich auf die Bewertung des Grades des "Dabeiseins dort" zu sein, d. h. das Ausmaß, in dem sie die virtuelle Umgebung als "ortsähnlich" empfinden (vorbehaltlich der Aufhebung der Ungläubigkeit). Das Objektive ist ein beobachtbares Verhaltensphänomen, nämlich das Ausmaß, in dem sich Individuen in einer virtuellen Umgebung so verhalten, wie sie sich in ähnlichen Umständen in der alltäglichen Realität verhalten würden. Das Subjektive kann mit den oben erwähnten höheren Grad der Immersion korrelieren. Der objektive Aspekt kann mit grundlegenderen grundlegende Aspekte der Immersion. (b) Wir betrachten die Präsenz als eine zunehmende Funktion der Immersion in all ihren Aspekten. Die Auswirkungen der Display-Aspekte (I, S, E, V) werden jedoch durch zwei Filter </w:t>
        </w:r>
        <w:r w:rsidRPr="00CE45E2">
          <w:lastRenderedPageBreak/>
          <w:t xml:space="preserve">vermittelt - den Anwendungs- oder Aufgabenkontext und die Wahrnehmungsanforderungen des Einzelnen. Der erste ist offensichtlich - zum Beispiel eine Anwendung, die sich mit dem Verständnis der Beziehung zwischen </w:t>
        </w:r>
        <w:proofErr w:type="spellStart"/>
        <w:r w:rsidRPr="00CE45E2">
          <w:t>zwischen</w:t>
        </w:r>
        <w:proofErr w:type="spellEnd"/>
        <w:r w:rsidRPr="00CE45E2">
          <w:t xml:space="preserve"> dem Standort in einem Saal und der Hörqualität eines Orchesters zu verstehen, muss eine </w:t>
        </w:r>
        <w:proofErr w:type="spellStart"/>
        <w:r w:rsidRPr="00CE45E2">
          <w:t>eine</w:t>
        </w:r>
        <w:proofErr w:type="spellEnd"/>
        <w:r w:rsidRPr="00CE45E2">
          <w:t xml:space="preserve"> qualitativ hochwertige auditive Wiedergabe haben, um sinnvoll zu sein, während die visuelle Darstellung weniger wichtig ist. weniger wichtig ist. Zweitens scheinen sich die Menschen in ihrer Vorliebe für Informationen in den verschiedenen Modalitäten zu unterscheiden, um eine erfolgreiche Konstruktion ihrer internen Weltmodelle zu ermöglichen. Für eine Person kann das Fehlen auditiver Informationen ein entscheidendes Hindernis sein, während es für eine andere für eine andere Person kaum spürbar sein. (c) Je mehr der "Handlungsstrang" eine Person potenziell aus der Alltagsrealität herausnimmt und eine alternative, in sich geschlossene Welt präsentiert, desto größer ist die Chance auf Präsenz. Auf der je mehr eine Person für die Verschiebung ihres Realitätssinns empfänglich ist Realität anfällig ist, desto größer ist die Chance auf Anwesenheit. Dies kann beispielsweise gemessen werden an der Grad der Anfälligkeit für Hypnose.</w:t>
        </w:r>
      </w:ins>
    </w:p>
    <w:p w14:paraId="7DC4ACF2" w14:textId="2438D7FC" w:rsidR="0081044A" w:rsidRDefault="00326F34" w:rsidP="005769CC">
      <w:pPr>
        <w:pStyle w:val="berschrift3"/>
      </w:pPr>
      <w:bookmarkStart w:id="53" w:name="_Toc82686228"/>
      <w:bookmarkStart w:id="54" w:name="_Toc82686973"/>
      <w:r>
        <w:t xml:space="preserve">Fortbewegungstechniken in </w:t>
      </w:r>
      <w:r w:rsidR="00221081">
        <w:t>Virtual Reality</w:t>
      </w:r>
      <w:bookmarkEnd w:id="53"/>
      <w:bookmarkEnd w:id="54"/>
    </w:p>
    <w:p w14:paraId="05369877" w14:textId="5A0988F9"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commentRangeStart w:id="55"/>
      <w:r w:rsidR="00337EBC">
        <w:t>Ein großer wichtiger Teil ist die Fortbewegung in der virtuellen Welt</w:t>
      </w:r>
      <w:r w:rsidR="00E51FC6">
        <w:t xml:space="preserve"> und ist einer der wichtigsten Komponente der Erkundung</w:t>
      </w:r>
      <w:commentRangeEnd w:id="55"/>
      <w:r w:rsidR="00FF76B9">
        <w:rPr>
          <w:rStyle w:val="Kommentarzeichen"/>
        </w:rPr>
        <w:commentReference w:id="55"/>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w:t>
      </w:r>
      <w:del w:id="56" w:author="Philip Schaefer" w:date="2021-12-08T04:02:00Z">
        <w:r w:rsidR="00497215" w:rsidDel="005F23E8">
          <w:delText xml:space="preserve">die </w:delText>
        </w:r>
      </w:del>
      <w:ins w:id="57" w:author="Philip Schaefer" w:date="2021-12-08T04:02:00Z">
        <w:r w:rsidR="005F23E8">
          <w:t xml:space="preserve">der </w:t>
        </w:r>
      </w:ins>
      <w:r w:rsidR="00497215">
        <w:t>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CDF4F40" w:rsidR="00694829" w:rsidRDefault="008F1729" w:rsidP="003F16E3">
      <w:pPr>
        <w:pStyle w:val="Beschriftung"/>
      </w:pPr>
      <w:bookmarkStart w:id="58" w:name="_Ref67294370"/>
      <w:bookmarkStart w:id="59" w:name="_Toc80081936"/>
      <w:r>
        <w:t xml:space="preserve">Abb. </w:t>
      </w:r>
      <w:r w:rsidR="00A9761A">
        <w:fldChar w:fldCharType="begin"/>
      </w:r>
      <w:r w:rsidR="00A9761A">
        <w:instrText xml:space="preserve"> SEQ Abb. \* ARABIC </w:instrText>
      </w:r>
      <w:r w:rsidR="00A9761A">
        <w:fldChar w:fldCharType="separate"/>
      </w:r>
      <w:r w:rsidR="00B34494">
        <w:rPr>
          <w:noProof/>
        </w:rPr>
        <w:t>4</w:t>
      </w:r>
      <w:r w:rsidR="00A9761A">
        <w:rPr>
          <w:noProof/>
        </w:rPr>
        <w:fldChar w:fldCharType="end"/>
      </w:r>
      <w:r>
        <w:t xml:space="preserve">: </w:t>
      </w:r>
      <w:commentRangeStart w:id="60"/>
      <w:r w:rsidR="004E3DF9">
        <w:t xml:space="preserve">Eine </w:t>
      </w:r>
      <w:r>
        <w:t>Taxonomie der Fortbewegungstechniken</w:t>
      </w:r>
      <w:bookmarkEnd w:id="58"/>
      <w:bookmarkEnd w:id="59"/>
      <w:commentRangeEnd w:id="60"/>
      <w:r w:rsidR="00FF76B9">
        <w:rPr>
          <w:rStyle w:val="Kommentarzeichen"/>
          <w:b w:val="0"/>
          <w:bCs w:val="0"/>
        </w:rPr>
        <w:commentReference w:id="60"/>
      </w:r>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1" w:name="_Ref69823820"/>
      <w:bookmarkStart w:id="62" w:name="_Toc82686229"/>
      <w:bookmarkStart w:id="63" w:name="_Toc82686974"/>
      <w:r>
        <w:t>Natural Walking</w:t>
      </w:r>
      <w:bookmarkEnd w:id="61"/>
      <w:bookmarkEnd w:id="62"/>
      <w:bookmarkEnd w:id="63"/>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4044DFB5"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ins w:id="64" w:author="Philip Schaefer" w:date="2021-12-08T03:57:00Z">
        <w:r w:rsidR="00A601B6">
          <w:t>.</w:t>
        </w:r>
      </w:ins>
      <w:r w:rsidR="00241904">
        <w:t xml:space="preserve"> ist das natürliche Gehen in virtuellen Umgebungen </w:t>
      </w:r>
      <w:commentRangeStart w:id="65"/>
      <w:r w:rsidR="00241904">
        <w:t>natürlich</w:t>
      </w:r>
      <w:commentRangeEnd w:id="65"/>
      <w:r w:rsidR="00A601B6">
        <w:rPr>
          <w:rStyle w:val="Kommentarzeichen"/>
        </w:rPr>
        <w:commentReference w:id="65"/>
      </w:r>
      <w:r w:rsidR="00241904">
        <w:t>,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40541685" w:rsidR="00A92AC8" w:rsidRDefault="00E03D8F" w:rsidP="00D44B04">
      <w:r>
        <w:t>Ruddle et al</w:t>
      </w:r>
      <w:ins w:id="66" w:author="Philip Schaefer" w:date="2021-12-08T03:58:00Z">
        <w:r w:rsidR="00A601B6">
          <w:t>.</w:t>
        </w:r>
      </w:ins>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w:t>
      </w:r>
      <w:commentRangeStart w:id="67"/>
      <w:r w:rsidR="0085554A">
        <w:t xml:space="preserve">Bahnkurven </w:t>
      </w:r>
      <w:commentRangeEnd w:id="67"/>
      <w:r w:rsidR="005F23E8">
        <w:rPr>
          <w:rStyle w:val="Kommentarzeichen"/>
        </w:rPr>
        <w:commentReference w:id="67"/>
      </w:r>
      <w:r w:rsidR="0085554A">
        <w:t>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8" w:name="_Ref66346759"/>
      <w:bookmarkStart w:id="69" w:name="_Toc82686230"/>
      <w:bookmarkStart w:id="70" w:name="_Toc82686975"/>
      <w:r>
        <w:t>Redirected Walking</w:t>
      </w:r>
      <w:bookmarkEnd w:id="68"/>
      <w:bookmarkEnd w:id="69"/>
      <w:bookmarkEnd w:id="70"/>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D4492DF" w:rsidR="00584FB7" w:rsidRPr="00584FB7" w:rsidRDefault="00E36E10" w:rsidP="009D1D59">
      <w:pPr>
        <w:pStyle w:val="Beschriftung"/>
        <w:rPr>
          <w:noProof/>
        </w:rPr>
      </w:pPr>
      <w:bookmarkStart w:id="71" w:name="_Ref77836036"/>
      <w:bookmarkStart w:id="72" w:name="_Ref66346297"/>
      <w:bookmarkStart w:id="73" w:name="_Toc80081937"/>
      <w:r>
        <w:t xml:space="preserve">Abb. </w:t>
      </w:r>
      <w:r w:rsidR="00A9761A">
        <w:fldChar w:fldCharType="begin"/>
      </w:r>
      <w:r w:rsidR="00A9761A">
        <w:instrText xml:space="preserve"> SEQ Abb. \* ARABIC </w:instrText>
      </w:r>
      <w:r w:rsidR="00A9761A">
        <w:fldChar w:fldCharType="separate"/>
      </w:r>
      <w:r w:rsidR="00B34494">
        <w:rPr>
          <w:noProof/>
        </w:rPr>
        <w:t>5</w:t>
      </w:r>
      <w:r w:rsidR="00A9761A">
        <w:rPr>
          <w:noProof/>
        </w:rPr>
        <w:fldChar w:fldCharType="end"/>
      </w:r>
      <w:bookmarkEnd w:id="71"/>
      <w:r>
        <w:t>: Eine Taxonomie für Umleitungstechniken</w:t>
      </w:r>
      <w:bookmarkEnd w:id="72"/>
      <w:r w:rsidR="00B83229">
        <w:t xml:space="preserve"> </w:t>
      </w:r>
      <w:r w:rsidR="00B83229">
        <w:rPr>
          <w:noProof/>
        </w:rPr>
        <w:t>[3]</w:t>
      </w:r>
      <w:bookmarkEnd w:id="73"/>
    </w:p>
    <w:p w14:paraId="779528CB" w14:textId="2FAAE1C1" w:rsidR="008E0FBD" w:rsidRPr="008E0FBD" w:rsidRDefault="008E0FBD" w:rsidP="00AC5C6E">
      <w:pPr>
        <w:pStyle w:val="berschrift5"/>
      </w:pPr>
      <w:bookmarkStart w:id="74" w:name="_Toc82686231"/>
      <w:bookmarkStart w:id="75" w:name="_Toc82686976"/>
      <w:r>
        <w:t>Repositionierung</w:t>
      </w:r>
      <w:bookmarkEnd w:id="74"/>
      <w:bookmarkEnd w:id="75"/>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w:t>
      </w:r>
      <w:commentRangeStart w:id="76"/>
      <w:r w:rsidR="00601DFF">
        <w:t>Experimenten in einer</w:t>
      </w:r>
      <w:r w:rsidR="0068335C">
        <w:t xml:space="preserve"> S</w:t>
      </w:r>
      <w:r w:rsidR="00601DFF">
        <w:t>t</w:t>
      </w:r>
      <w:r w:rsidR="0068335C">
        <w:t>udie</w:t>
      </w:r>
      <w:r w:rsidR="00427800" w:rsidRPr="00427800">
        <w:t xml:space="preserve"> </w:t>
      </w:r>
      <w:commentRangeEnd w:id="76"/>
      <w:r w:rsidR="00897D70">
        <w:rPr>
          <w:rStyle w:val="Kommentarzeichen"/>
        </w:rPr>
        <w:lastRenderedPageBreak/>
        <w:commentReference w:id="76"/>
      </w:r>
      <w:r w:rsidR="00427800" w:rsidRPr="00427800">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2686977"/>
      <w:bookmarkStart w:id="79" w:name="_Ref69810646"/>
      <w:bookmarkStart w:id="80" w:name="_Hlk66809004"/>
      <w:r>
        <w:t>Neuausrichtung</w:t>
      </w:r>
      <w:bookmarkEnd w:id="77"/>
      <w:bookmarkEnd w:id="78"/>
    </w:p>
    <w:bookmarkEnd w:id="79"/>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74B82BA9" w:rsidR="001255F3" w:rsidRPr="001255F3" w:rsidRDefault="00227621" w:rsidP="00364A51">
      <w:pPr>
        <w:pStyle w:val="Beschriftung"/>
      </w:pPr>
      <w:bookmarkStart w:id="81" w:name="_Ref77836075"/>
      <w:bookmarkStart w:id="82" w:name="_Ref66797478"/>
      <w:bookmarkStart w:id="83" w:name="_Toc80081938"/>
      <w:r>
        <w:t xml:space="preserve">Abb. </w:t>
      </w:r>
      <w:r w:rsidR="00A9761A">
        <w:fldChar w:fldCharType="begin"/>
      </w:r>
      <w:r w:rsidR="00A9761A">
        <w:instrText xml:space="preserve"> SEQ Abb. \* ARABIC </w:instrText>
      </w:r>
      <w:r w:rsidR="00A9761A">
        <w:fldChar w:fldCharType="separate"/>
      </w:r>
      <w:r w:rsidR="00B34494">
        <w:rPr>
          <w:noProof/>
        </w:rPr>
        <w:t>6</w:t>
      </w:r>
      <w:r w:rsidR="00A9761A">
        <w:rPr>
          <w:noProof/>
        </w:rPr>
        <w:fldChar w:fldCharType="end"/>
      </w:r>
      <w:bookmarkEnd w:id="81"/>
      <w:r>
        <w:t>: Redirected Walking</w:t>
      </w:r>
      <w:bookmarkEnd w:id="82"/>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83"/>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7990113E"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w:t>
      </w:r>
      <w:ins w:id="84" w:author="Philip Schaefer" w:date="2021-12-08T04:14:00Z">
        <w:r w:rsidR="000F0110">
          <w:t xml:space="preserve">al. </w:t>
        </w:r>
      </w:ins>
      <w:r>
        <w:t xml:space="preserve">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5" w:name="_Ref66885592"/>
    </w:p>
    <w:p w14:paraId="68727FAC" w14:textId="44542A3D" w:rsidR="0099449F" w:rsidRPr="0099449F" w:rsidRDefault="00A22AA4" w:rsidP="00EC66E7">
      <w:pPr>
        <w:pStyle w:val="Beschriftung"/>
      </w:pPr>
      <w:bookmarkStart w:id="86" w:name="_Ref77836183"/>
      <w:bookmarkStart w:id="87" w:name="_Toc80081939"/>
      <w:r>
        <w:t xml:space="preserve">Abb. </w:t>
      </w:r>
      <w:r w:rsidR="00A9761A">
        <w:fldChar w:fldCharType="begin"/>
      </w:r>
      <w:r w:rsidR="00A9761A">
        <w:instrText xml:space="preserve"> SEQ Abb.</w:instrText>
      </w:r>
      <w:r w:rsidR="00A9761A">
        <w:instrText xml:space="preserve"> \* ARABIC </w:instrText>
      </w:r>
      <w:r w:rsidR="00A9761A">
        <w:fldChar w:fldCharType="separate"/>
      </w:r>
      <w:r w:rsidR="00B34494">
        <w:rPr>
          <w:noProof/>
        </w:rPr>
        <w:t>7</w:t>
      </w:r>
      <w:r w:rsidR="00A9761A">
        <w:rPr>
          <w:noProof/>
        </w:rPr>
        <w:fldChar w:fldCharType="end"/>
      </w:r>
      <w:bookmarkEnd w:id="86"/>
      <w:r>
        <w:t>: Diskreter Szenenwechsel</w:t>
      </w:r>
      <w:bookmarkEnd w:id="85"/>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87"/>
    </w:p>
    <w:p w14:paraId="3603DBED" w14:textId="12B352EA" w:rsidR="00C850A4" w:rsidRDefault="00C850A4" w:rsidP="00AB385E">
      <w:pPr>
        <w:pStyle w:val="berschrift4"/>
      </w:pPr>
      <w:bookmarkStart w:id="88" w:name="_Toc82686233"/>
      <w:bookmarkStart w:id="89" w:name="_Toc82686978"/>
      <w:r>
        <w:t>Walking-In-Place</w:t>
      </w:r>
      <w:bookmarkEnd w:id="88"/>
      <w:bookmarkEnd w:id="89"/>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90" w:name="_Toc82686234"/>
      <w:bookmarkStart w:id="91" w:name="_Toc82686979"/>
      <w:r>
        <w:t>Physikalische Schnittstellen</w:t>
      </w:r>
      <w:bookmarkEnd w:id="90"/>
      <w:bookmarkEnd w:id="91"/>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2" w:name="_Toc82686235"/>
      <w:bookmarkStart w:id="93" w:name="_Toc82686980"/>
      <w:r>
        <w:t>Motion Tracking</w:t>
      </w:r>
      <w:bookmarkEnd w:id="92"/>
      <w:bookmarkEnd w:id="93"/>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w:t>
      </w:r>
      <w:proofErr w:type="gramStart"/>
      <w:r w:rsidR="00366B87">
        <w:t>kann</w:t>
      </w:r>
      <w:proofErr w:type="gramEnd"/>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94" w:name="_Toc82686236"/>
      <w:bookmarkStart w:id="95" w:name="_Toc82686981"/>
      <w:r w:rsidRPr="00D142F2">
        <w:lastRenderedPageBreak/>
        <w:t>Abstrahierte</w:t>
      </w:r>
      <w:r w:rsidR="00CD6520">
        <w:t xml:space="preserve"> Schnittstelle</w:t>
      </w:r>
      <w:r w:rsidR="004A5530">
        <w:t>n</w:t>
      </w:r>
      <w:r w:rsidR="009678D8">
        <w:t xml:space="preserve"> des Gehens</w:t>
      </w:r>
      <w:bookmarkEnd w:id="94"/>
      <w:bookmarkEnd w:id="95"/>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96" w:name="_Toc82686237"/>
      <w:bookmarkStart w:id="97" w:name="_Toc82686982"/>
      <w:r>
        <w:t>Joystick</w:t>
      </w:r>
      <w:bookmarkEnd w:id="96"/>
      <w:bookmarkEnd w:id="97"/>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98" w:name="_Ref67467565"/>
      <w:bookmarkStart w:id="99" w:name="_Toc82686238"/>
      <w:bookmarkStart w:id="100" w:name="_Toc82686983"/>
      <w:r>
        <w:t>Teleport</w:t>
      </w:r>
      <w:bookmarkEnd w:id="98"/>
      <w:bookmarkEnd w:id="99"/>
      <w:bookmarkEnd w:id="100"/>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1BCD918" w:rsidR="008C45F2" w:rsidRDefault="00AB6D73" w:rsidP="00007C0F">
      <w:pPr>
        <w:pStyle w:val="Beschriftung"/>
      </w:pPr>
      <w:bookmarkStart w:id="101" w:name="_Ref77836278"/>
      <w:bookmarkStart w:id="102" w:name="_Ref67561215"/>
      <w:bookmarkStart w:id="103" w:name="_Toc80081940"/>
      <w:r>
        <w:t xml:space="preserve">Abb. </w:t>
      </w:r>
      <w:r w:rsidR="00A9761A">
        <w:fldChar w:fldCharType="begin"/>
      </w:r>
      <w:r w:rsidR="00A9761A">
        <w:instrText xml:space="preserve"> SEQ Abb. \* ARABIC </w:instrText>
      </w:r>
      <w:r w:rsidR="00A9761A">
        <w:fldChar w:fldCharType="separate"/>
      </w:r>
      <w:r w:rsidR="00B34494">
        <w:rPr>
          <w:noProof/>
        </w:rPr>
        <w:t>8</w:t>
      </w:r>
      <w:r w:rsidR="00A9761A">
        <w:rPr>
          <w:noProof/>
        </w:rPr>
        <w:fldChar w:fldCharType="end"/>
      </w:r>
      <w:bookmarkEnd w:id="101"/>
      <w:r>
        <w:t>: Teleport mit Hilfe des Controllers</w:t>
      </w:r>
      <w:bookmarkEnd w:id="10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103"/>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104" w:name="_Ref69996646"/>
      <w:bookmarkStart w:id="105" w:name="_Toc82686239"/>
      <w:bookmarkStart w:id="106" w:name="_Toc82686984"/>
      <w:r>
        <w:t>Point &amp; Teleport</w:t>
      </w:r>
      <w:bookmarkEnd w:id="104"/>
      <w:bookmarkEnd w:id="105"/>
      <w:bookmarkEnd w:id="106"/>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3A444C6B" w:rsidR="00C67FD2" w:rsidRDefault="00C67FD2" w:rsidP="00C67FD2">
      <w:pPr>
        <w:pStyle w:val="Beschriftung"/>
      </w:pPr>
      <w:bookmarkStart w:id="107" w:name="_Ref77836325"/>
      <w:bookmarkStart w:id="108" w:name="_Ref67560312"/>
      <w:bookmarkStart w:id="109" w:name="_Toc80081941"/>
      <w:r>
        <w:t xml:space="preserve">Abb. </w:t>
      </w:r>
      <w:r w:rsidR="00A9761A">
        <w:fldChar w:fldCharType="begin"/>
      </w:r>
      <w:r w:rsidR="00A9761A">
        <w:instrText xml:space="preserve"> SEQ Abb. \* ARABIC </w:instrText>
      </w:r>
      <w:r w:rsidR="00A9761A">
        <w:fldChar w:fldCharType="separate"/>
      </w:r>
      <w:r w:rsidR="00B34494">
        <w:rPr>
          <w:noProof/>
        </w:rPr>
        <w:t>9</w:t>
      </w:r>
      <w:r w:rsidR="00A9761A">
        <w:rPr>
          <w:noProof/>
        </w:rPr>
        <w:fldChar w:fldCharType="end"/>
      </w:r>
      <w:bookmarkEnd w:id="107"/>
      <w:r>
        <w:t>: Point &amp; Teleport Technik basierend auf die Armbewegungen</w:t>
      </w:r>
      <w:bookmarkEnd w:id="10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109"/>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110" w:name="_Toc82686240"/>
      <w:bookmarkStart w:id="111" w:name="_Toc82686985"/>
      <w:r w:rsidRPr="000029E8">
        <w:t>Arm</w:t>
      </w:r>
      <w:r w:rsidR="00A62AC7">
        <w:t xml:space="preserve"> </w:t>
      </w:r>
      <w:r w:rsidRPr="000029E8">
        <w:t>basierte Bewegungserfassung</w:t>
      </w:r>
      <w:bookmarkEnd w:id="110"/>
      <w:bookmarkEnd w:id="11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12" w:name="_Toc82686241"/>
      <w:bookmarkStart w:id="113" w:name="_Toc82686986"/>
      <w:r>
        <w:lastRenderedPageBreak/>
        <w:t>Neigungsbasierte Fortbewegung</w:t>
      </w:r>
      <w:bookmarkEnd w:id="112"/>
      <w:bookmarkEnd w:id="113"/>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014F20F" w:rsidR="0059254A" w:rsidRDefault="006F4D15" w:rsidP="00834618">
      <w:pPr>
        <w:pStyle w:val="Beschriftung"/>
      </w:pPr>
      <w:bookmarkStart w:id="114" w:name="_Ref77836377"/>
      <w:bookmarkStart w:id="115" w:name="_Ref67558980"/>
      <w:bookmarkStart w:id="116" w:name="_Toc80081942"/>
      <w:r>
        <w:t xml:space="preserve">Abb. </w:t>
      </w:r>
      <w:r w:rsidR="00A9761A">
        <w:fldChar w:fldCharType="begin"/>
      </w:r>
      <w:r w:rsidR="00A9761A">
        <w:instrText xml:space="preserve"> SEQ Abb. \* ARABIC </w:instrText>
      </w:r>
      <w:r w:rsidR="00A9761A">
        <w:fldChar w:fldCharType="separate"/>
      </w:r>
      <w:r w:rsidR="00B34494">
        <w:rPr>
          <w:noProof/>
        </w:rPr>
        <w:t>10</w:t>
      </w:r>
      <w:r w:rsidR="00A9761A">
        <w:rPr>
          <w:noProof/>
        </w:rPr>
        <w:fldChar w:fldCharType="end"/>
      </w:r>
      <w:bookmarkEnd w:id="114"/>
      <w:r>
        <w:t>: Wii-</w:t>
      </w:r>
      <w:proofErr w:type="spellStart"/>
      <w:r>
        <w:t>Leaning</w:t>
      </w:r>
      <w:proofErr w:type="spellEnd"/>
      <w:r>
        <w:t xml:space="preserve"> Technik auf dem Wii Balance Board</w:t>
      </w:r>
      <w:bookmarkEnd w:id="115"/>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116"/>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4BEA83B7" w:rsidR="00A457EB" w:rsidRPr="00776089" w:rsidRDefault="00A51A05" w:rsidP="00345EB4">
      <w:pPr>
        <w:pStyle w:val="Beschriftung"/>
      </w:pPr>
      <w:bookmarkStart w:id="117" w:name="_Ref77836402"/>
      <w:bookmarkStart w:id="118" w:name="_Ref67559678"/>
      <w:bookmarkStart w:id="119" w:name="_Ref70272551"/>
      <w:bookmarkStart w:id="120" w:name="_Toc80081943"/>
      <w:r>
        <w:t xml:space="preserve">Abb. </w:t>
      </w:r>
      <w:r w:rsidR="00A9761A">
        <w:fldChar w:fldCharType="begin"/>
      </w:r>
      <w:r w:rsidR="00A9761A">
        <w:instrText xml:space="preserve"> SEQ Abb. \* ARABIC </w:instrText>
      </w:r>
      <w:r w:rsidR="00A9761A">
        <w:fldChar w:fldCharType="separate"/>
      </w:r>
      <w:r w:rsidR="00B34494">
        <w:rPr>
          <w:noProof/>
        </w:rPr>
        <w:t>11</w:t>
      </w:r>
      <w:r w:rsidR="00A9761A">
        <w:rPr>
          <w:noProof/>
        </w:rPr>
        <w:fldChar w:fldCharType="end"/>
      </w:r>
      <w:bookmarkEnd w:id="117"/>
      <w:r>
        <w:t xml:space="preserve">: Sitzende, </w:t>
      </w:r>
      <w:r w:rsidR="00EC7AA5">
        <w:t>neigungs</w:t>
      </w:r>
      <w:r>
        <w:t>basierte Lokomotionstechniken</w:t>
      </w:r>
      <w:bookmarkEnd w:id="11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119"/>
      <w:bookmarkEnd w:id="120"/>
    </w:p>
    <w:p w14:paraId="39709576" w14:textId="6B79F94A" w:rsidR="00F71DB7" w:rsidRDefault="00B56F37" w:rsidP="00F61189">
      <w:pPr>
        <w:pStyle w:val="berschrift4"/>
      </w:pPr>
      <w:bookmarkStart w:id="121" w:name="_Toc82686242"/>
      <w:bookmarkStart w:id="122" w:name="_Toc82686987"/>
      <w:r>
        <w:t>Laufbänder</w:t>
      </w:r>
      <w:bookmarkEnd w:id="121"/>
      <w:bookmarkEnd w:id="122"/>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0603F986" w:rsidR="008F48D2" w:rsidRDefault="000902B5" w:rsidP="006A5A01">
      <w:pPr>
        <w:pStyle w:val="Beschriftung"/>
      </w:pPr>
      <w:bookmarkStart w:id="123" w:name="_Ref77836452"/>
      <w:bookmarkStart w:id="124" w:name="_Ref67560018"/>
      <w:bookmarkStart w:id="125" w:name="_Toc80081944"/>
      <w:r>
        <w:t xml:space="preserve">Abb. </w:t>
      </w:r>
      <w:r w:rsidR="00A9761A">
        <w:fldChar w:fldCharType="begin"/>
      </w:r>
      <w:r w:rsidR="00A9761A">
        <w:instrText xml:space="preserve"> SEQ Abb. \* ARABIC </w:instrText>
      </w:r>
      <w:r w:rsidR="00A9761A">
        <w:fldChar w:fldCharType="separate"/>
      </w:r>
      <w:r w:rsidR="00B34494">
        <w:rPr>
          <w:noProof/>
        </w:rPr>
        <w:t>12</w:t>
      </w:r>
      <w:r w:rsidR="00A9761A">
        <w:rPr>
          <w:noProof/>
        </w:rPr>
        <w:fldChar w:fldCharType="end"/>
      </w:r>
      <w:bookmarkEnd w:id="123"/>
      <w:r>
        <w:t>: O</w:t>
      </w:r>
      <w:r w:rsidRPr="00574F21">
        <w:t>mnidirektionales Laufband</w:t>
      </w:r>
      <w:r>
        <w:t xml:space="preserve"> Infinadeck (links) und HCP (rechts)</w:t>
      </w:r>
      <w:bookmarkEnd w:id="124"/>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25"/>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26" w:name="_Toc82686243"/>
      <w:bookmarkStart w:id="127" w:name="_Toc82686988"/>
      <w:r>
        <w:t>Konditionierung</w:t>
      </w:r>
      <w:bookmarkEnd w:id="126"/>
      <w:bookmarkEnd w:id="127"/>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28" w:name="_Toc82686244"/>
      <w:bookmarkStart w:id="129" w:name="_Toc82686989"/>
      <w:r>
        <w:t>Klassische Konditionierung</w:t>
      </w:r>
      <w:bookmarkEnd w:id="128"/>
      <w:bookmarkEnd w:id="129"/>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30" w:name="_Toc82686245"/>
      <w:bookmarkStart w:id="131" w:name="_Toc82686990"/>
      <w:r>
        <w:t xml:space="preserve">Operante </w:t>
      </w:r>
      <w:r w:rsidR="00EE44A8">
        <w:t>Konditionierung</w:t>
      </w:r>
      <w:bookmarkEnd w:id="130"/>
      <w:bookmarkEnd w:id="131"/>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32" w:name="_Toc82686246"/>
      <w:bookmarkStart w:id="133" w:name="_Toc82686991"/>
      <w:r>
        <w:t>Kontextkonditionierung</w:t>
      </w:r>
      <w:bookmarkEnd w:id="132"/>
      <w:bookmarkEnd w:id="133"/>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34" w:name="_Toc82686247"/>
      <w:bookmarkStart w:id="135" w:name="_Toc82686992"/>
      <w:r>
        <w:t>Konditionierung in Virtual Reality</w:t>
      </w:r>
      <w:bookmarkEnd w:id="134"/>
      <w:bookmarkEnd w:id="135"/>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36" w:name="_Toc82686248"/>
      <w:bookmarkStart w:id="137" w:name="_Toc82686993"/>
      <w:r>
        <w:t>Unity 3D</w:t>
      </w:r>
      <w:bookmarkEnd w:id="136"/>
      <w:bookmarkEnd w:id="137"/>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455D6A28" w:rsidR="00E217D1" w:rsidRDefault="003B009B" w:rsidP="004852ED">
      <w:pPr>
        <w:pStyle w:val="Beschriftung"/>
      </w:pPr>
      <w:bookmarkStart w:id="138" w:name="_Ref77836520"/>
      <w:bookmarkStart w:id="139" w:name="_Ref74038331"/>
      <w:bookmarkStart w:id="140" w:name="_Toc80081945"/>
      <w:r>
        <w:t xml:space="preserve">Abb. </w:t>
      </w:r>
      <w:r w:rsidR="00A9761A">
        <w:fldChar w:fldCharType="begin"/>
      </w:r>
      <w:r w:rsidR="00A9761A">
        <w:instrText xml:space="preserve"> SEQ Abb. \* ARABIC </w:instrText>
      </w:r>
      <w:r w:rsidR="00A9761A">
        <w:fldChar w:fldCharType="separate"/>
      </w:r>
      <w:r w:rsidR="00B34494">
        <w:rPr>
          <w:noProof/>
        </w:rPr>
        <w:t>13</w:t>
      </w:r>
      <w:r w:rsidR="00A9761A">
        <w:rPr>
          <w:noProof/>
        </w:rPr>
        <w:fldChar w:fldCharType="end"/>
      </w:r>
      <w:bookmarkEnd w:id="138"/>
      <w:r>
        <w:t>: Unity Editor Übersicht</w:t>
      </w:r>
      <w:bookmarkEnd w:id="139"/>
      <w:bookmarkEnd w:id="140"/>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41" w:name="_Toc82686249"/>
      <w:bookmarkStart w:id="142" w:name="_Toc82686994"/>
      <w:r>
        <w:t>Oculus Quest</w:t>
      </w:r>
      <w:bookmarkEnd w:id="141"/>
      <w:bookmarkEnd w:id="142"/>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983543">
        <w:t xml:space="preserve">Abb. </w:t>
      </w:r>
      <w:r w:rsidR="00456F48" w:rsidRPr="00983543">
        <w:rPr>
          <w:noProof/>
        </w:rPr>
        <w:t>14</w:t>
      </w:r>
      <w:r w:rsidR="00B1209A">
        <w:fldChar w:fldCharType="end"/>
      </w:r>
      <w:r>
        <w:fldChar w:fldCharType="begin"/>
      </w:r>
      <w:r>
        <w:instrText xml:space="preserve"> REF _Ref65339215 \h </w:instrText>
      </w:r>
      <w:r>
        <w:fldChar w:fldCharType="separate"/>
      </w:r>
      <w:r w:rsidR="00456F48" w:rsidRPr="00983543">
        <w:t xml:space="preserve">Abb. </w:t>
      </w:r>
      <w:r w:rsidR="00456F48" w:rsidRPr="00983543">
        <w:rPr>
          <w:noProof/>
        </w:rPr>
        <w:t>14</w:t>
      </w:r>
      <w:r w:rsidR="00456F48" w:rsidRPr="00983543">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59D817D7" w:rsidR="003D7E27" w:rsidRPr="00E753B4" w:rsidRDefault="003D7E27" w:rsidP="00606CDC">
      <w:pPr>
        <w:pStyle w:val="Beschriftung"/>
        <w:rPr>
          <w:lang w:val="en-US"/>
        </w:rPr>
      </w:pPr>
      <w:bookmarkStart w:id="143" w:name="_Ref77836543"/>
      <w:bookmarkStart w:id="144" w:name="_Ref65339215"/>
      <w:bookmarkStart w:id="145" w:name="_Toc80081946"/>
      <w:r w:rsidRPr="003D01E5">
        <w:rPr>
          <w:lang w:val="en-US"/>
        </w:rPr>
        <w:t xml:space="preserve">Abb. </w:t>
      </w:r>
      <w:r>
        <w:fldChar w:fldCharType="begin"/>
      </w:r>
      <w:r w:rsidRPr="003D01E5">
        <w:rPr>
          <w:lang w:val="en-US"/>
        </w:rPr>
        <w:instrText xml:space="preserve"> SEQ Abb. \* ARABIC </w:instrText>
      </w:r>
      <w:r>
        <w:fldChar w:fldCharType="separate"/>
      </w:r>
      <w:r w:rsidR="00B34494">
        <w:rPr>
          <w:noProof/>
          <w:lang w:val="en-US"/>
        </w:rPr>
        <w:t>14</w:t>
      </w:r>
      <w:r>
        <w:rPr>
          <w:noProof/>
        </w:rPr>
        <w:fldChar w:fldCharType="end"/>
      </w:r>
      <w:bookmarkEnd w:id="143"/>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44"/>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45"/>
    </w:p>
    <w:p w14:paraId="179D7CF3" w14:textId="411714A4" w:rsidR="003D7E27" w:rsidRDefault="0091116E" w:rsidP="0091116E">
      <w:pPr>
        <w:pStyle w:val="berschrift3"/>
      </w:pPr>
      <w:bookmarkStart w:id="146" w:name="_Ref77235616"/>
      <w:bookmarkStart w:id="147" w:name="_Toc82686250"/>
      <w:bookmarkStart w:id="148" w:name="_Toc82686995"/>
      <w:r>
        <w:t>HTC Vive</w:t>
      </w:r>
      <w:bookmarkEnd w:id="146"/>
      <w:bookmarkEnd w:id="147"/>
      <w:bookmarkEnd w:id="14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0139E520" w:rsidR="007244BD" w:rsidRDefault="00DD0CB9" w:rsidP="007C025D">
      <w:pPr>
        <w:pStyle w:val="Beschriftung"/>
      </w:pPr>
      <w:bookmarkStart w:id="149" w:name="_Ref77836576"/>
      <w:bookmarkStart w:id="150" w:name="_Toc80081947"/>
      <w:r>
        <w:t xml:space="preserve">Abb. </w:t>
      </w:r>
      <w:r w:rsidR="00A9761A">
        <w:fldChar w:fldCharType="begin"/>
      </w:r>
      <w:r w:rsidR="00A9761A">
        <w:instrText xml:space="preserve"> SEQ Abb. \* ARABIC </w:instrText>
      </w:r>
      <w:r w:rsidR="00A9761A">
        <w:fldChar w:fldCharType="separate"/>
      </w:r>
      <w:r w:rsidR="00B34494">
        <w:rPr>
          <w:noProof/>
        </w:rPr>
        <w:t>15</w:t>
      </w:r>
      <w:r w:rsidR="00A9761A">
        <w:rPr>
          <w:noProof/>
        </w:rPr>
        <w:fldChar w:fldCharType="end"/>
      </w:r>
      <w:bookmarkEnd w:id="14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50"/>
    </w:p>
    <w:p w14:paraId="7BDE8A4A" w14:textId="06034E10" w:rsidR="008D14E4" w:rsidRDefault="008D14E4" w:rsidP="008D14E4">
      <w:pPr>
        <w:pStyle w:val="berschrift4"/>
        <w:numPr>
          <w:ilvl w:val="3"/>
          <w:numId w:val="26"/>
        </w:numPr>
      </w:pPr>
      <w:bookmarkStart w:id="151" w:name="_Toc82686251"/>
      <w:bookmarkStart w:id="152" w:name="_Toc82686996"/>
      <w:r>
        <w:t>Display</w:t>
      </w:r>
      <w:bookmarkEnd w:id="151"/>
      <w:bookmarkEnd w:id="152"/>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53" w:name="_Toc82686252"/>
      <w:bookmarkStart w:id="154" w:name="_Toc82686997"/>
      <w:r>
        <w:t>Controller</w:t>
      </w:r>
      <w:bookmarkEnd w:id="153"/>
      <w:bookmarkEnd w:id="154"/>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5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55"/>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502F86CD" w:rsidR="006235A8" w:rsidRDefault="008C74C8" w:rsidP="00AA6530">
      <w:pPr>
        <w:pStyle w:val="Beschriftung"/>
      </w:pPr>
      <w:bookmarkStart w:id="156" w:name="_Ref77836605"/>
      <w:bookmarkStart w:id="157" w:name="_Ref74483099"/>
      <w:bookmarkStart w:id="158" w:name="_Toc80081948"/>
      <w:r>
        <w:t xml:space="preserve">Abb. </w:t>
      </w:r>
      <w:r w:rsidR="00A9761A">
        <w:fldChar w:fldCharType="begin"/>
      </w:r>
      <w:r w:rsidR="00A9761A">
        <w:instrText xml:space="preserve"> SEQ Abb. \* ARABIC </w:instrText>
      </w:r>
      <w:r w:rsidR="00A9761A">
        <w:fldChar w:fldCharType="separate"/>
      </w:r>
      <w:r w:rsidR="00B34494">
        <w:rPr>
          <w:noProof/>
        </w:rPr>
        <w:t>16</w:t>
      </w:r>
      <w:r w:rsidR="00A9761A">
        <w:rPr>
          <w:noProof/>
        </w:rPr>
        <w:fldChar w:fldCharType="end"/>
      </w:r>
      <w:bookmarkEnd w:id="156"/>
      <w:r>
        <w:t>: HTC Vive Controller</w:t>
      </w:r>
      <w:bookmarkEnd w:id="15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58"/>
    </w:p>
    <w:p w14:paraId="43EAAE03" w14:textId="0F1BA22B" w:rsidR="006235A8" w:rsidRDefault="006235A8" w:rsidP="006235A8">
      <w:pPr>
        <w:pStyle w:val="berschrift4"/>
      </w:pPr>
      <w:bookmarkStart w:id="159" w:name="_Toc82686253"/>
      <w:bookmarkStart w:id="160" w:name="_Toc82686998"/>
      <w:r>
        <w:t>Tracking</w:t>
      </w:r>
      <w:bookmarkEnd w:id="159"/>
      <w:bookmarkEnd w:id="160"/>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61" w:name="_Toc82686254"/>
      <w:bookmarkStart w:id="162" w:name="_Toc82686999"/>
      <w:r>
        <w:t>Vive W</w:t>
      </w:r>
      <w:r w:rsidR="00957B54">
        <w:t>LAN</w:t>
      </w:r>
      <w:r>
        <w:t xml:space="preserve"> Adapter</w:t>
      </w:r>
      <w:bookmarkEnd w:id="161"/>
      <w:bookmarkEnd w:id="162"/>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983543">
        <w:t xml:space="preserve">Abb. </w:t>
      </w:r>
      <w:r w:rsidR="00456F48" w:rsidRPr="00983543">
        <w:rPr>
          <w:noProof/>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516779E" w:rsidR="007E209D" w:rsidRPr="00E753B4" w:rsidRDefault="007E209D" w:rsidP="007E209D">
      <w:pPr>
        <w:pStyle w:val="Beschriftung"/>
        <w:rPr>
          <w:lang w:val="en-US"/>
        </w:rPr>
      </w:pPr>
      <w:bookmarkStart w:id="163" w:name="_Ref77836649"/>
      <w:bookmarkStart w:id="164" w:name="_Ref77253822"/>
      <w:bookmarkStart w:id="165"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B34494">
        <w:rPr>
          <w:noProof/>
          <w:lang w:val="en-US"/>
        </w:rPr>
        <w:t>17</w:t>
      </w:r>
      <w:r w:rsidR="00D7033A">
        <w:rPr>
          <w:noProof/>
        </w:rPr>
        <w:fldChar w:fldCharType="end"/>
      </w:r>
      <w:bookmarkEnd w:id="163"/>
      <w:r w:rsidRPr="00E753B4">
        <w:rPr>
          <w:lang w:val="en-US"/>
        </w:rPr>
        <w:t>: Vive WLAN Adapter Komponente</w:t>
      </w:r>
      <w:bookmarkEnd w:id="164"/>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65"/>
    </w:p>
    <w:p w14:paraId="23E66DE2" w14:textId="613FD078" w:rsidR="00B16E27" w:rsidRDefault="008A5200" w:rsidP="00713367">
      <w:pPr>
        <w:pStyle w:val="berschrift2"/>
      </w:pPr>
      <w:bookmarkStart w:id="166" w:name="_Toc82686255"/>
      <w:bookmarkStart w:id="167" w:name="_Toc82687000"/>
      <w:r>
        <w:lastRenderedPageBreak/>
        <w:t>Umsetzung</w:t>
      </w:r>
      <w:bookmarkEnd w:id="166"/>
      <w:bookmarkEnd w:id="167"/>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68" w:name="_Toc82686256"/>
      <w:bookmarkStart w:id="169" w:name="_Toc82687001"/>
      <w:r>
        <w:t xml:space="preserve">Einbindung der </w:t>
      </w:r>
      <w:r w:rsidR="00C033E3">
        <w:t>Oculus Quest</w:t>
      </w:r>
      <w:bookmarkEnd w:id="168"/>
      <w:bookmarkEnd w:id="169"/>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70" w:name="_Toc82686257"/>
      <w:bookmarkStart w:id="171" w:name="_Toc82687002"/>
      <w:r>
        <w:t>Schnittstelle zwischen PC und Oculus Quest</w:t>
      </w:r>
      <w:bookmarkEnd w:id="170"/>
      <w:bookmarkEnd w:id="171"/>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9518BEF" w:rsidR="00951307" w:rsidRDefault="00602F32" w:rsidP="003A655D">
      <w:pPr>
        <w:pStyle w:val="Beschriftung"/>
      </w:pPr>
      <w:bookmarkStart w:id="172" w:name="_Ref77836725"/>
      <w:bookmarkStart w:id="173" w:name="_Ref72155188"/>
      <w:bookmarkStart w:id="174" w:name="_Toc80081950"/>
      <w:r>
        <w:t xml:space="preserve">Abb. </w:t>
      </w:r>
      <w:r w:rsidR="00A9761A">
        <w:fldChar w:fldCharType="begin"/>
      </w:r>
      <w:r w:rsidR="00A9761A">
        <w:instrText xml:space="preserve"> SEQ Abb. \* ARABIC </w:instrText>
      </w:r>
      <w:r w:rsidR="00A9761A">
        <w:fldChar w:fldCharType="separate"/>
      </w:r>
      <w:r w:rsidR="00B34494">
        <w:rPr>
          <w:noProof/>
        </w:rPr>
        <w:t>18</w:t>
      </w:r>
      <w:r w:rsidR="00A9761A">
        <w:rPr>
          <w:noProof/>
        </w:rPr>
        <w:fldChar w:fldCharType="end"/>
      </w:r>
      <w:bookmarkEnd w:id="172"/>
      <w:r>
        <w:t>: Gekoppelte Quest in Oculus Link</w:t>
      </w:r>
      <w:bookmarkEnd w:id="173"/>
      <w:bookmarkEnd w:id="174"/>
    </w:p>
    <w:p w14:paraId="69BA60B9" w14:textId="71AE5DDC" w:rsidR="00C033E3" w:rsidRDefault="00C033E3" w:rsidP="00380648">
      <w:pPr>
        <w:pStyle w:val="berschrift4"/>
      </w:pPr>
      <w:bookmarkStart w:id="175" w:name="_Ref72174083"/>
      <w:bookmarkStart w:id="176" w:name="_Ref72174132"/>
      <w:bookmarkStart w:id="177" w:name="_Toc82686258"/>
      <w:bookmarkStart w:id="178" w:name="_Toc82687003"/>
      <w:r>
        <w:lastRenderedPageBreak/>
        <w:t>Einbindung in Unity</w:t>
      </w:r>
      <w:bookmarkEnd w:id="175"/>
      <w:bookmarkEnd w:id="176"/>
      <w:bookmarkEnd w:id="177"/>
      <w:bookmarkEnd w:id="178"/>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F021D90" w:rsidR="005C7C04" w:rsidRDefault="005E2EA2" w:rsidP="00875B73">
      <w:pPr>
        <w:pStyle w:val="Beschriftung"/>
      </w:pPr>
      <w:bookmarkStart w:id="179" w:name="_Ref77836743"/>
      <w:bookmarkStart w:id="180" w:name="_Ref72157394"/>
      <w:bookmarkStart w:id="181" w:name="_Ref72157464"/>
      <w:bookmarkStart w:id="182" w:name="_Toc80081951"/>
      <w:r>
        <w:t xml:space="preserve">Abb. </w:t>
      </w:r>
      <w:r w:rsidR="00A9761A">
        <w:fldChar w:fldCharType="begin"/>
      </w:r>
      <w:r w:rsidR="00A9761A">
        <w:instrText xml:space="preserve"> SEQ Abb. \* ARABIC </w:instrText>
      </w:r>
      <w:r w:rsidR="00A9761A">
        <w:fldChar w:fldCharType="separate"/>
      </w:r>
      <w:r w:rsidR="00B34494">
        <w:rPr>
          <w:noProof/>
        </w:rPr>
        <w:t>19</w:t>
      </w:r>
      <w:r w:rsidR="00A9761A">
        <w:rPr>
          <w:noProof/>
        </w:rPr>
        <w:fldChar w:fldCharType="end"/>
      </w:r>
      <w:bookmarkEnd w:id="179"/>
      <w:r>
        <w:t xml:space="preserve">: XR </w:t>
      </w:r>
      <w:bookmarkEnd w:id="180"/>
      <w:r>
        <w:t>Einstellungen</w:t>
      </w:r>
      <w:r w:rsidR="00423B2B">
        <w:t xml:space="preserve"> </w:t>
      </w:r>
      <w:r w:rsidR="00253DD2">
        <w:t>in Unity</w:t>
      </w:r>
      <w:bookmarkEnd w:id="181"/>
      <w:bookmarkEnd w:id="182"/>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ACEE29A" w:rsidR="00C70E82" w:rsidRDefault="00B0509E" w:rsidP="00366F11">
      <w:pPr>
        <w:pStyle w:val="Beschriftung"/>
      </w:pPr>
      <w:bookmarkStart w:id="183" w:name="_Ref77836757"/>
      <w:bookmarkStart w:id="184" w:name="_Ref72158042"/>
      <w:bookmarkStart w:id="185" w:name="_Toc80081952"/>
      <w:r>
        <w:t xml:space="preserve">Abb. </w:t>
      </w:r>
      <w:r w:rsidR="00A9761A">
        <w:fldChar w:fldCharType="begin"/>
      </w:r>
      <w:r w:rsidR="00A9761A">
        <w:instrText xml:space="preserve"> SEQ Abb. \* ARABIC </w:instrText>
      </w:r>
      <w:r w:rsidR="00A9761A">
        <w:fldChar w:fldCharType="separate"/>
      </w:r>
      <w:r w:rsidR="00B34494">
        <w:rPr>
          <w:noProof/>
        </w:rPr>
        <w:t>20</w:t>
      </w:r>
      <w:r w:rsidR="00A9761A">
        <w:rPr>
          <w:noProof/>
        </w:rPr>
        <w:fldChar w:fldCharType="end"/>
      </w:r>
      <w:bookmarkEnd w:id="183"/>
      <w:r>
        <w:t>: OVRPlayerController</w:t>
      </w:r>
      <w:bookmarkEnd w:id="184"/>
      <w:bookmarkEnd w:id="185"/>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86" w:name="_Toc82686259"/>
      <w:bookmarkStart w:id="187" w:name="_Toc82687004"/>
      <w:r>
        <w:t>Ausführung der Anwendung</w:t>
      </w:r>
      <w:bookmarkEnd w:id="186"/>
      <w:bookmarkEnd w:id="187"/>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88" w:name="_Toc82686260"/>
      <w:bookmarkStart w:id="189" w:name="_Toc82687005"/>
      <w:r>
        <w:t xml:space="preserve">Einbinden </w:t>
      </w:r>
      <w:r w:rsidR="0017254D">
        <w:t>de</w:t>
      </w:r>
      <w:r w:rsidR="00835ADD">
        <w:t>r HTC Vive</w:t>
      </w:r>
      <w:bookmarkEnd w:id="188"/>
      <w:bookmarkEnd w:id="18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90" w:name="_Toc82686261"/>
      <w:bookmarkStart w:id="191" w:name="_Toc82687006"/>
      <w:r>
        <w:t>Schnittstelle zwischen PC und SteamVR</w:t>
      </w:r>
      <w:bookmarkEnd w:id="190"/>
      <w:bookmarkEnd w:id="191"/>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92" w:name="_Ref72308061"/>
      <w:bookmarkStart w:id="193" w:name="_Toc82686262"/>
      <w:bookmarkStart w:id="194" w:name="_Toc82687007"/>
      <w:r>
        <w:t>Einbindung in Unity</w:t>
      </w:r>
      <w:bookmarkEnd w:id="192"/>
      <w:bookmarkEnd w:id="193"/>
      <w:bookmarkEnd w:id="194"/>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2B3768F" w:rsidR="005A306A" w:rsidRDefault="005A306A" w:rsidP="005A306A">
      <w:pPr>
        <w:pStyle w:val="Beschriftung"/>
      </w:pPr>
      <w:bookmarkStart w:id="195" w:name="_Ref77836869"/>
      <w:bookmarkStart w:id="196" w:name="_Ref72175972"/>
      <w:bookmarkStart w:id="197" w:name="_Toc80081954"/>
      <w:r>
        <w:t xml:space="preserve">Abb. </w:t>
      </w:r>
      <w:r w:rsidR="00A9761A">
        <w:fldChar w:fldCharType="begin"/>
      </w:r>
      <w:r w:rsidR="00A9761A">
        <w:instrText xml:space="preserve"> SEQ Abb. \* ARABIC </w:instrText>
      </w:r>
      <w:r w:rsidR="00A9761A">
        <w:fldChar w:fldCharType="separate"/>
      </w:r>
      <w:r w:rsidR="00B34494">
        <w:rPr>
          <w:noProof/>
        </w:rPr>
        <w:t>21</w:t>
      </w:r>
      <w:r w:rsidR="00A9761A">
        <w:rPr>
          <w:noProof/>
        </w:rPr>
        <w:fldChar w:fldCharType="end"/>
      </w:r>
      <w:bookmarkEnd w:id="195"/>
      <w:r>
        <w:t>: Player Prefab</w:t>
      </w:r>
      <w:bookmarkEnd w:id="196"/>
      <w:bookmarkEnd w:id="19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7493D708" w:rsidR="00637D40" w:rsidRDefault="00637D40" w:rsidP="007C354D">
      <w:pPr>
        <w:pStyle w:val="Beschriftung"/>
      </w:pPr>
      <w:bookmarkStart w:id="198" w:name="_Ref77836909"/>
      <w:bookmarkStart w:id="199" w:name="_Ref72224645"/>
      <w:bookmarkStart w:id="200" w:name="_Toc80081955"/>
      <w:r>
        <w:t xml:space="preserve">Abb. </w:t>
      </w:r>
      <w:r w:rsidR="00A9761A">
        <w:fldChar w:fldCharType="begin"/>
      </w:r>
      <w:r w:rsidR="00A9761A">
        <w:instrText xml:space="preserve"> SEQ Abb. \* ARABIC </w:instrText>
      </w:r>
      <w:r w:rsidR="00A9761A">
        <w:fldChar w:fldCharType="separate"/>
      </w:r>
      <w:r w:rsidR="00B34494">
        <w:rPr>
          <w:noProof/>
        </w:rPr>
        <w:t>22</w:t>
      </w:r>
      <w:r w:rsidR="00A9761A">
        <w:rPr>
          <w:noProof/>
        </w:rPr>
        <w:fldChar w:fldCharType="end"/>
      </w:r>
      <w:bookmarkEnd w:id="198"/>
      <w:r>
        <w:t>: Fortbewegung durch Teleport</w:t>
      </w:r>
      <w:bookmarkEnd w:id="199"/>
      <w:bookmarkEnd w:id="200"/>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01" w:name="_Ref72222391"/>
      <w:bookmarkStart w:id="202" w:name="_Ref72222915"/>
      <w:bookmarkStart w:id="203" w:name="_Ref72225168"/>
      <w:bookmarkStart w:id="204" w:name="_Ref72225190"/>
      <w:bookmarkStart w:id="205" w:name="_Ref72225598"/>
      <w:bookmarkStart w:id="206" w:name="_Toc82686263"/>
      <w:bookmarkStart w:id="207" w:name="_Toc82687008"/>
      <w:r>
        <w:t>Entwicklung der Szenarien</w:t>
      </w:r>
      <w:bookmarkEnd w:id="201"/>
      <w:bookmarkEnd w:id="202"/>
      <w:bookmarkEnd w:id="203"/>
      <w:bookmarkEnd w:id="204"/>
      <w:bookmarkEnd w:id="205"/>
      <w:bookmarkEnd w:id="206"/>
      <w:bookmarkEnd w:id="207"/>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08" w:name="_Ref77779873"/>
      <w:bookmarkStart w:id="209" w:name="_Toc82686264"/>
      <w:bookmarkStart w:id="210" w:name="_Toc82687009"/>
      <w:r>
        <w:t>Implementierung des Weges</w:t>
      </w:r>
      <w:bookmarkEnd w:id="208"/>
      <w:bookmarkEnd w:id="209"/>
      <w:bookmarkEnd w:id="210"/>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4AFD7BC7" w:rsidR="00184C26" w:rsidRPr="006E0BFF" w:rsidRDefault="00451C51" w:rsidP="00451C51">
      <w:pPr>
        <w:pStyle w:val="Beschriftung"/>
      </w:pPr>
      <w:bookmarkStart w:id="211" w:name="_Ref80080716"/>
      <w:bookmarkStart w:id="212" w:name="_Toc80081956"/>
      <w:r>
        <w:t xml:space="preserve">Abb. </w:t>
      </w:r>
      <w:r w:rsidR="00A9761A">
        <w:fldChar w:fldCharType="begin"/>
      </w:r>
      <w:r w:rsidR="00A9761A">
        <w:instrText xml:space="preserve"> SEQ Abb. \* ARABIC </w:instrText>
      </w:r>
      <w:r w:rsidR="00A9761A">
        <w:fldChar w:fldCharType="separate"/>
      </w:r>
      <w:r w:rsidR="00B34494">
        <w:rPr>
          <w:noProof/>
        </w:rPr>
        <w:t>23</w:t>
      </w:r>
      <w:r w:rsidR="00A9761A">
        <w:rPr>
          <w:noProof/>
        </w:rPr>
        <w:fldChar w:fldCharType="end"/>
      </w:r>
      <w:r>
        <w:t>: Aufbau des Weges</w:t>
      </w:r>
      <w:bookmarkEnd w:id="211"/>
      <w:bookmarkEnd w:id="212"/>
    </w:p>
    <w:p w14:paraId="0B67DB21" w14:textId="27E8A921" w:rsidR="00184C26" w:rsidRPr="00077178" w:rsidRDefault="00184C26" w:rsidP="00184C26">
      <w:pPr>
        <w:pStyle w:val="berschrift4"/>
      </w:pPr>
      <w:bookmarkStart w:id="213" w:name="_Ref77778079"/>
      <w:bookmarkStart w:id="214" w:name="_Ref77778112"/>
      <w:bookmarkStart w:id="215" w:name="_Toc82686265"/>
      <w:bookmarkStart w:id="216" w:name="_Toc82687010"/>
      <w:r>
        <w:t>Implementierung der Wegerkennung</w:t>
      </w:r>
      <w:bookmarkEnd w:id="213"/>
      <w:bookmarkEnd w:id="214"/>
      <w:bookmarkEnd w:id="215"/>
      <w:bookmarkEnd w:id="216"/>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DC71607" w:rsidR="00184C26" w:rsidRDefault="00184C26" w:rsidP="00184C26">
      <w:pPr>
        <w:pStyle w:val="Beschriftung"/>
      </w:pPr>
      <w:bookmarkStart w:id="217" w:name="_Ref77836973"/>
      <w:bookmarkStart w:id="218" w:name="_Ref72660152"/>
      <w:bookmarkStart w:id="219" w:name="_Toc80081957"/>
      <w:r>
        <w:t xml:space="preserve">Abb. </w:t>
      </w:r>
      <w:r w:rsidR="00A9761A">
        <w:fldChar w:fldCharType="begin"/>
      </w:r>
      <w:r w:rsidR="00A9761A">
        <w:instrText xml:space="preserve"> SEQ Abb. \* ARABIC </w:instrText>
      </w:r>
      <w:r w:rsidR="00A9761A">
        <w:fldChar w:fldCharType="separate"/>
      </w:r>
      <w:r w:rsidR="00B34494">
        <w:rPr>
          <w:noProof/>
        </w:rPr>
        <w:t>24</w:t>
      </w:r>
      <w:r w:rsidR="00A9761A">
        <w:rPr>
          <w:noProof/>
        </w:rPr>
        <w:fldChar w:fldCharType="end"/>
      </w:r>
      <w:bookmarkEnd w:id="217"/>
      <w:r>
        <w:t>: Box Collider für die Wegerkennung</w:t>
      </w:r>
      <w:bookmarkEnd w:id="218"/>
      <w:bookmarkEnd w:id="219"/>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5DCC5DB0" w:rsidR="00184C26" w:rsidRDefault="00184C26" w:rsidP="00184C26">
      <w:pPr>
        <w:pStyle w:val="Beschriftung"/>
      </w:pPr>
      <w:bookmarkStart w:id="220" w:name="_Ref77837405"/>
      <w:bookmarkStart w:id="221" w:name="_Toc80081958"/>
      <w:r>
        <w:t xml:space="preserve">Abb. </w:t>
      </w:r>
      <w:r w:rsidR="00A9761A">
        <w:fldChar w:fldCharType="begin"/>
      </w:r>
      <w:r w:rsidR="00A9761A">
        <w:instrText xml:space="preserve"> SEQ Abb. \* ARABIC </w:instrText>
      </w:r>
      <w:r w:rsidR="00A9761A">
        <w:fldChar w:fldCharType="separate"/>
      </w:r>
      <w:r w:rsidR="00B34494">
        <w:rPr>
          <w:noProof/>
        </w:rPr>
        <w:t>25</w:t>
      </w:r>
      <w:r w:rsidR="00A9761A">
        <w:rPr>
          <w:noProof/>
        </w:rPr>
        <w:fldChar w:fldCharType="end"/>
      </w:r>
      <w:bookmarkEnd w:id="220"/>
      <w:r>
        <w:t>: HeadCollider Konfiguration</w:t>
      </w:r>
      <w:bookmarkEnd w:id="221"/>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22" w:name="_Ref77695497"/>
      <w:bookmarkStart w:id="223" w:name="_Toc82686266"/>
      <w:bookmarkStart w:id="224" w:name="_Toc82687011"/>
      <w:r>
        <w:lastRenderedPageBreak/>
        <w:t>Hindernisse</w:t>
      </w:r>
      <w:bookmarkEnd w:id="222"/>
      <w:bookmarkEnd w:id="223"/>
      <w:bookmarkEnd w:id="224"/>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C356C88" w:rsidR="00AE6DDF" w:rsidRDefault="001D018E" w:rsidP="00952345">
      <w:pPr>
        <w:pStyle w:val="Beschriftung"/>
      </w:pPr>
      <w:bookmarkStart w:id="225" w:name="_Ref80086467"/>
      <w:bookmarkStart w:id="226" w:name="_Ref65495636"/>
      <w:bookmarkStart w:id="227" w:name="_Toc80081959"/>
      <w:r>
        <w:t xml:space="preserve">Abb. </w:t>
      </w:r>
      <w:r w:rsidR="00A9761A">
        <w:fldChar w:fldCharType="begin"/>
      </w:r>
      <w:r w:rsidR="00A9761A">
        <w:instrText xml:space="preserve"> SEQ Abb. \* ARABIC </w:instrText>
      </w:r>
      <w:r w:rsidR="00A9761A">
        <w:fldChar w:fldCharType="separate"/>
      </w:r>
      <w:r w:rsidR="00B34494">
        <w:rPr>
          <w:noProof/>
        </w:rPr>
        <w:t>26</w:t>
      </w:r>
      <w:r w:rsidR="00A9761A">
        <w:rPr>
          <w:noProof/>
        </w:rPr>
        <w:fldChar w:fldCharType="end"/>
      </w:r>
      <w:r>
        <w:t>: Hindernisse</w:t>
      </w:r>
      <w:bookmarkEnd w:id="225"/>
      <w:r w:rsidR="00195261">
        <w:t xml:space="preserve"> </w:t>
      </w:r>
      <w:bookmarkEnd w:id="226"/>
      <w:bookmarkEnd w:id="227"/>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8F91B34" w:rsidR="006B083D" w:rsidRPr="006B083D" w:rsidRDefault="0060266A" w:rsidP="00E52BFC">
      <w:pPr>
        <w:pStyle w:val="Beschriftung"/>
      </w:pPr>
      <w:bookmarkStart w:id="228" w:name="_Ref77695045"/>
      <w:bookmarkStart w:id="229" w:name="_Toc80081961"/>
      <w:r>
        <w:t xml:space="preserve">Abb. </w:t>
      </w:r>
      <w:r w:rsidR="00A9761A">
        <w:fldChar w:fldCharType="begin"/>
      </w:r>
      <w:r w:rsidR="00A9761A">
        <w:instrText xml:space="preserve"> SEQ Abb. \* ARABI</w:instrText>
      </w:r>
      <w:r w:rsidR="00A9761A">
        <w:instrText xml:space="preserve">C </w:instrText>
      </w:r>
      <w:r w:rsidR="00A9761A">
        <w:fldChar w:fldCharType="separate"/>
      </w:r>
      <w:r w:rsidR="00B34494">
        <w:rPr>
          <w:noProof/>
        </w:rPr>
        <w:t>27</w:t>
      </w:r>
      <w:r w:rsidR="00A9761A">
        <w:rPr>
          <w:noProof/>
        </w:rPr>
        <w:fldChar w:fldCharType="end"/>
      </w:r>
      <w:bookmarkEnd w:id="228"/>
      <w:r>
        <w:t>: Obstacle Monitor Skript</w:t>
      </w:r>
      <w:bookmarkEnd w:id="229"/>
    </w:p>
    <w:p w14:paraId="5D627A7A" w14:textId="00258396" w:rsidR="00C6430C" w:rsidRDefault="00C6430C" w:rsidP="00C6430C">
      <w:pPr>
        <w:pStyle w:val="berschrift4"/>
      </w:pPr>
      <w:bookmarkStart w:id="230" w:name="_Ref77710271"/>
      <w:bookmarkStart w:id="231" w:name="_Toc82686267"/>
      <w:bookmarkStart w:id="232" w:name="_Toc82687012"/>
      <w:r>
        <w:t>Szenarien</w:t>
      </w:r>
      <w:bookmarkEnd w:id="230"/>
      <w:bookmarkEnd w:id="231"/>
      <w:bookmarkEnd w:id="232"/>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5028BED8" w:rsidR="008D3A08" w:rsidRDefault="00C6430C" w:rsidP="00875B73">
      <w:pPr>
        <w:pStyle w:val="Beschriftung"/>
      </w:pPr>
      <w:bookmarkStart w:id="233" w:name="_Ref77794978"/>
      <w:bookmarkStart w:id="234" w:name="_Ref72951567"/>
      <w:bookmarkStart w:id="235" w:name="_Toc80081963"/>
      <w:r>
        <w:t xml:space="preserve">Abb. </w:t>
      </w:r>
      <w:r w:rsidR="00A9761A">
        <w:fldChar w:fldCharType="begin"/>
      </w:r>
      <w:r w:rsidR="00A9761A">
        <w:instrText xml:space="preserve"> SEQ Abb. \* ARABIC </w:instrText>
      </w:r>
      <w:r w:rsidR="00A9761A">
        <w:fldChar w:fldCharType="separate"/>
      </w:r>
      <w:r w:rsidR="00B34494">
        <w:rPr>
          <w:noProof/>
        </w:rPr>
        <w:t>28</w:t>
      </w:r>
      <w:r w:rsidR="00A9761A">
        <w:rPr>
          <w:noProof/>
        </w:rPr>
        <w:fldChar w:fldCharType="end"/>
      </w:r>
      <w:bookmarkEnd w:id="233"/>
      <w:r>
        <w:t>: Scenario Objekt</w:t>
      </w:r>
      <w:bookmarkEnd w:id="234"/>
      <w:bookmarkEnd w:id="235"/>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F9C96E3" w:rsidR="00C51451" w:rsidRDefault="00C51451" w:rsidP="00C51451">
      <w:pPr>
        <w:pStyle w:val="Beschriftung"/>
      </w:pPr>
      <w:bookmarkStart w:id="236" w:name="_Ref77795207"/>
      <w:bookmarkStart w:id="237" w:name="_Toc80081964"/>
      <w:r>
        <w:t xml:space="preserve">Abb. </w:t>
      </w:r>
      <w:r w:rsidR="00A9761A">
        <w:fldChar w:fldCharType="begin"/>
      </w:r>
      <w:r w:rsidR="00A9761A">
        <w:instrText xml:space="preserve"> SEQ Abb. \* ARABIC </w:instrText>
      </w:r>
      <w:r w:rsidR="00A9761A">
        <w:fldChar w:fldCharType="separate"/>
      </w:r>
      <w:r w:rsidR="00B34494">
        <w:rPr>
          <w:noProof/>
        </w:rPr>
        <w:t>29</w:t>
      </w:r>
      <w:r w:rsidR="00A9761A">
        <w:rPr>
          <w:noProof/>
        </w:rPr>
        <w:fldChar w:fldCharType="end"/>
      </w:r>
      <w:bookmarkEnd w:id="236"/>
      <w:r>
        <w:t>: Aktivieren und Deaktivieren eines Szenarios</w:t>
      </w:r>
      <w:bookmarkEnd w:id="237"/>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072C7B81" w:rsidR="00DC6DDD" w:rsidRDefault="00A36789" w:rsidP="00875B73">
      <w:pPr>
        <w:pStyle w:val="Beschriftung"/>
      </w:pPr>
      <w:bookmarkStart w:id="238" w:name="_Ref77513428"/>
      <w:bookmarkStart w:id="239" w:name="_Toc80081965"/>
      <w:r>
        <w:t xml:space="preserve">Abb. </w:t>
      </w:r>
      <w:r w:rsidR="00A9761A">
        <w:fldChar w:fldCharType="begin"/>
      </w:r>
      <w:r w:rsidR="00A9761A">
        <w:instrText xml:space="preserve"> SEQ Abb. \* ARABIC </w:instrText>
      </w:r>
      <w:r w:rsidR="00A9761A">
        <w:fldChar w:fldCharType="separate"/>
      </w:r>
      <w:r w:rsidR="00B34494">
        <w:rPr>
          <w:noProof/>
        </w:rPr>
        <w:t>30</w:t>
      </w:r>
      <w:r w:rsidR="00A9761A">
        <w:rPr>
          <w:noProof/>
        </w:rPr>
        <w:fldChar w:fldCharType="end"/>
      </w:r>
      <w:r>
        <w:t>: Scenario Handler Variablen</w:t>
      </w:r>
      <w:bookmarkEnd w:id="238"/>
      <w:bookmarkEnd w:id="239"/>
    </w:p>
    <w:p w14:paraId="74C31C46" w14:textId="77ED7D0F" w:rsidR="00DC6DDD" w:rsidRDefault="00C11EE4" w:rsidP="00DC6DDD">
      <w:pPr>
        <w:pStyle w:val="berschrift4"/>
      </w:pPr>
      <w:bookmarkStart w:id="240" w:name="_Toc82686268"/>
      <w:bookmarkStart w:id="241" w:name="_Toc82687013"/>
      <w:r>
        <w:t>Entwicklung des Malus</w:t>
      </w:r>
      <w:bookmarkEnd w:id="240"/>
      <w:bookmarkEnd w:id="241"/>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42" w:name="_Ref73107901"/>
      <w:bookmarkStart w:id="243" w:name="_Toc82686269"/>
      <w:bookmarkStart w:id="244" w:name="_Toc82687014"/>
      <w:r>
        <w:lastRenderedPageBreak/>
        <w:t>Erstellen des Canvas</w:t>
      </w:r>
      <w:bookmarkEnd w:id="242"/>
      <w:bookmarkEnd w:id="243"/>
      <w:bookmarkEnd w:id="244"/>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DA5D61B" w:rsidR="00EF11E9" w:rsidRDefault="00EF11E9" w:rsidP="00875B73">
      <w:pPr>
        <w:pStyle w:val="Beschriftung"/>
      </w:pPr>
      <w:bookmarkStart w:id="245" w:name="_Ref77837444"/>
      <w:bookmarkStart w:id="246" w:name="_Ref72308396"/>
      <w:bookmarkStart w:id="247" w:name="_Toc80081966"/>
      <w:r>
        <w:t xml:space="preserve">Abb. </w:t>
      </w:r>
      <w:r w:rsidR="00A9761A">
        <w:fldChar w:fldCharType="begin"/>
      </w:r>
      <w:r w:rsidR="00A9761A">
        <w:instrText xml:space="preserve"> SEQ Abb. \* ARABIC </w:instrText>
      </w:r>
      <w:r w:rsidR="00A9761A">
        <w:fldChar w:fldCharType="separate"/>
      </w:r>
      <w:r w:rsidR="00B34494">
        <w:rPr>
          <w:noProof/>
        </w:rPr>
        <w:t>31</w:t>
      </w:r>
      <w:r w:rsidR="00A9761A">
        <w:rPr>
          <w:noProof/>
        </w:rPr>
        <w:fldChar w:fldCharType="end"/>
      </w:r>
      <w:bookmarkEnd w:id="245"/>
      <w:r>
        <w:t>: Render Modus der Canvas</w:t>
      </w:r>
      <w:bookmarkEnd w:id="246"/>
      <w:bookmarkEnd w:id="247"/>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48" w:name="_Ref73278054"/>
      <w:bookmarkStart w:id="249" w:name="_Toc82686270"/>
      <w:bookmarkStart w:id="250" w:name="_Toc82687015"/>
      <w:r>
        <w:t>Erstellen der</w:t>
      </w:r>
      <w:r w:rsidR="00EF11E9">
        <w:t xml:space="preserve"> Animation</w:t>
      </w:r>
      <w:bookmarkEnd w:id="248"/>
      <w:bookmarkEnd w:id="249"/>
      <w:bookmarkEnd w:id="25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78655C3C" w:rsidR="00EF11E9" w:rsidRDefault="00EF11E9" w:rsidP="00875B73">
      <w:pPr>
        <w:pStyle w:val="Beschriftung"/>
      </w:pPr>
      <w:bookmarkStart w:id="251" w:name="_Ref77524711"/>
      <w:bookmarkStart w:id="252" w:name="_Ref72352698"/>
      <w:bookmarkStart w:id="253" w:name="_Toc80081967"/>
      <w:r>
        <w:t xml:space="preserve">Abb. </w:t>
      </w:r>
      <w:r w:rsidR="00A9761A">
        <w:fldChar w:fldCharType="begin"/>
      </w:r>
      <w:r w:rsidR="00A9761A">
        <w:instrText xml:space="preserve"> SEQ Abb. \* ARABIC </w:instrText>
      </w:r>
      <w:r w:rsidR="00A9761A">
        <w:fldChar w:fldCharType="separate"/>
      </w:r>
      <w:r w:rsidR="00B34494">
        <w:rPr>
          <w:noProof/>
        </w:rPr>
        <w:t>32</w:t>
      </w:r>
      <w:r w:rsidR="00A9761A">
        <w:rPr>
          <w:noProof/>
        </w:rPr>
        <w:fldChar w:fldCharType="end"/>
      </w:r>
      <w:bookmarkEnd w:id="251"/>
      <w:r>
        <w:t xml:space="preserve">: Animation </w:t>
      </w:r>
      <w:bookmarkEnd w:id="252"/>
      <w:r>
        <w:t>des Images</w:t>
      </w:r>
      <w:bookmarkEnd w:id="25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2CF883A9" w:rsidR="00EF11E9" w:rsidRDefault="008F5A0E" w:rsidP="00355868">
      <w:pPr>
        <w:pStyle w:val="Beschriftung"/>
      </w:pPr>
      <w:bookmarkStart w:id="254" w:name="_Ref77536075"/>
      <w:bookmarkStart w:id="255" w:name="_Ref72480353"/>
      <w:bookmarkStart w:id="256" w:name="_Toc80081968"/>
      <w:r>
        <w:t xml:space="preserve">Abb. </w:t>
      </w:r>
      <w:r w:rsidR="00A9761A">
        <w:fldChar w:fldCharType="begin"/>
      </w:r>
      <w:r w:rsidR="00A9761A">
        <w:instrText xml:space="preserve"> SEQ Abb. \* ARABIC </w:instrText>
      </w:r>
      <w:r w:rsidR="00A9761A">
        <w:fldChar w:fldCharType="separate"/>
      </w:r>
      <w:r w:rsidR="00B34494">
        <w:rPr>
          <w:noProof/>
        </w:rPr>
        <w:t>33</w:t>
      </w:r>
      <w:r w:rsidR="00A9761A">
        <w:rPr>
          <w:noProof/>
        </w:rPr>
        <w:fldChar w:fldCharType="end"/>
      </w:r>
      <w:bookmarkEnd w:id="254"/>
      <w:r>
        <w:t>: PlayAudio Skript</w:t>
      </w:r>
      <w:bookmarkEnd w:id="255"/>
      <w:bookmarkEnd w:id="25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84026F3" w:rsidR="00EF11E9" w:rsidRDefault="00CC06CC" w:rsidP="00904D47">
      <w:pPr>
        <w:pStyle w:val="Beschriftung"/>
      </w:pPr>
      <w:bookmarkStart w:id="257" w:name="_Ref77837478"/>
      <w:bookmarkStart w:id="258" w:name="_Ref73362667"/>
      <w:bookmarkStart w:id="259" w:name="_Toc80081969"/>
      <w:r>
        <w:t xml:space="preserve">Abb. </w:t>
      </w:r>
      <w:r w:rsidR="00A9761A">
        <w:fldChar w:fldCharType="begin"/>
      </w:r>
      <w:r w:rsidR="00A9761A">
        <w:instrText xml:space="preserve"> SEQ Abb. \* ARABIC </w:instrText>
      </w:r>
      <w:r w:rsidR="00A9761A">
        <w:fldChar w:fldCharType="separate"/>
      </w:r>
      <w:r w:rsidR="00B34494">
        <w:rPr>
          <w:noProof/>
        </w:rPr>
        <w:t>34</w:t>
      </w:r>
      <w:r w:rsidR="00A9761A">
        <w:rPr>
          <w:noProof/>
        </w:rPr>
        <w:fldChar w:fldCharType="end"/>
      </w:r>
      <w:bookmarkEnd w:id="257"/>
      <w:r>
        <w:t>: Animator ImageController</w:t>
      </w:r>
      <w:bookmarkEnd w:id="258"/>
      <w:bookmarkEnd w:id="259"/>
    </w:p>
    <w:p w14:paraId="7746DB07" w14:textId="7AD94171" w:rsidR="00EF11E9" w:rsidRPr="00EF11E9" w:rsidRDefault="00AE1C3C" w:rsidP="00AE1C3C">
      <w:pPr>
        <w:pStyle w:val="berschrift5"/>
      </w:pPr>
      <w:bookmarkStart w:id="260" w:name="_Toc82686271"/>
      <w:bookmarkStart w:id="261" w:name="_Toc82687016"/>
      <w:r>
        <w:t>Implementier</w:t>
      </w:r>
      <w:r w:rsidR="003571F7">
        <w:t>ung</w:t>
      </w:r>
      <w:bookmarkEnd w:id="260"/>
      <w:bookmarkEnd w:id="261"/>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3543">
        <w:t xml:space="preserve">Abb. </w:t>
      </w:r>
      <w:r w:rsidR="00456F48" w:rsidRPr="00983543">
        <w:rPr>
          <w:noProof/>
        </w:rPr>
        <w:t>38</w:t>
      </w:r>
      <w:r w:rsidR="00D54F56">
        <w:fldChar w:fldCharType="end"/>
      </w:r>
      <w:r w:rsidR="00E47B96">
        <w:fldChar w:fldCharType="begin"/>
      </w:r>
      <w:r w:rsidR="00E47B96">
        <w:instrText xml:space="preserve"> REF _Ref72783594 \h </w:instrText>
      </w:r>
      <w:r w:rsidR="00E47B96">
        <w:fldChar w:fldCharType="separate"/>
      </w:r>
      <w:r w:rsidR="00456F48" w:rsidRPr="00983543">
        <w:t xml:space="preserve">Abb. </w:t>
      </w:r>
      <w:r w:rsidR="00456F48" w:rsidRPr="00983543">
        <w:rPr>
          <w:noProof/>
        </w:rPr>
        <w:t>38</w:t>
      </w:r>
      <w:r w:rsidR="00456F48" w:rsidRPr="00983543">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705DD99" w:rsidR="00B31169" w:rsidRPr="00E753B4" w:rsidRDefault="0090464D" w:rsidP="00355868">
      <w:pPr>
        <w:pStyle w:val="Beschriftung"/>
        <w:rPr>
          <w:lang w:val="en-US"/>
        </w:rPr>
      </w:pPr>
      <w:bookmarkStart w:id="262" w:name="_Ref77837516"/>
      <w:bookmarkStart w:id="263" w:name="_Ref72783594"/>
      <w:bookmarkStart w:id="264"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B34494">
        <w:rPr>
          <w:noProof/>
          <w:lang w:val="en-US"/>
        </w:rPr>
        <w:t>35</w:t>
      </w:r>
      <w:r w:rsidR="001A17BA">
        <w:rPr>
          <w:noProof/>
        </w:rPr>
        <w:fldChar w:fldCharType="end"/>
      </w:r>
      <w:bookmarkEnd w:id="262"/>
      <w:r w:rsidRPr="0098442C">
        <w:rPr>
          <w:lang w:val="en-US"/>
        </w:rPr>
        <w:t xml:space="preserve">: Malus Animator in Player </w:t>
      </w:r>
      <w:proofErr w:type="spellStart"/>
      <w:r w:rsidRPr="0098442C">
        <w:rPr>
          <w:lang w:val="en-US"/>
        </w:rPr>
        <w:t>Skript</w:t>
      </w:r>
      <w:bookmarkEnd w:id="263"/>
      <w:bookmarkEnd w:id="264"/>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5B1A798B" w:rsidR="001F5B07" w:rsidRPr="00E753B4" w:rsidRDefault="00B31169" w:rsidP="000B1EEE">
      <w:pPr>
        <w:pStyle w:val="Beschriftung"/>
      </w:pPr>
      <w:bookmarkStart w:id="265" w:name="_Ref77794509"/>
      <w:bookmarkStart w:id="266" w:name="_Toc80081971"/>
      <w:r>
        <w:t xml:space="preserve">Abb. </w:t>
      </w:r>
      <w:r w:rsidR="00A9761A">
        <w:fldChar w:fldCharType="begin"/>
      </w:r>
      <w:r w:rsidR="00A9761A">
        <w:instrText xml:space="preserve"> SEQ Abb. \* ARABIC </w:instrText>
      </w:r>
      <w:r w:rsidR="00A9761A">
        <w:fldChar w:fldCharType="separate"/>
      </w:r>
      <w:r w:rsidR="00B34494">
        <w:rPr>
          <w:noProof/>
        </w:rPr>
        <w:t>36</w:t>
      </w:r>
      <w:r w:rsidR="00A9761A">
        <w:rPr>
          <w:noProof/>
        </w:rPr>
        <w:fldChar w:fldCharType="end"/>
      </w:r>
      <w:bookmarkEnd w:id="265"/>
      <w:r>
        <w:t>: Aktivierung und Deaktivierung des Malus</w:t>
      </w:r>
      <w:bookmarkEnd w:id="266"/>
    </w:p>
    <w:p w14:paraId="03DD5453" w14:textId="7D2E3216" w:rsidR="00CE37F1" w:rsidRPr="005C3539" w:rsidRDefault="00CE37F1" w:rsidP="00CE37F1">
      <w:pPr>
        <w:pStyle w:val="berschrift4"/>
      </w:pPr>
      <w:bookmarkStart w:id="267" w:name="_Toc82686272"/>
      <w:bookmarkStart w:id="268" w:name="_Toc82687017"/>
      <w:r>
        <w:lastRenderedPageBreak/>
        <w:t>Positiver</w:t>
      </w:r>
      <w:r w:rsidR="00625443">
        <w:t xml:space="preserve"> Verst</w:t>
      </w:r>
      <w:r w:rsidR="000C4971">
        <w:t>ärker</w:t>
      </w:r>
      <w:bookmarkEnd w:id="267"/>
      <w:bookmarkEnd w:id="26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69" w:name="_Toc82686273"/>
      <w:bookmarkStart w:id="270" w:name="_Toc82687018"/>
      <w:r>
        <w:t>Erstellen der UI Elemente</w:t>
      </w:r>
      <w:bookmarkEnd w:id="269"/>
      <w:bookmarkEnd w:id="270"/>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71" w:name="_Toc82686274"/>
      <w:bookmarkStart w:id="272" w:name="_Toc82687019"/>
      <w:r>
        <w:t>Erstellen</w:t>
      </w:r>
      <w:r w:rsidR="004D5861">
        <w:t xml:space="preserve"> der Animation</w:t>
      </w:r>
      <w:bookmarkEnd w:id="271"/>
      <w:bookmarkEnd w:id="272"/>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A4A142C" w:rsidR="00CE37F1" w:rsidRPr="00364D91" w:rsidRDefault="00A12F9C" w:rsidP="000B1EEE">
      <w:pPr>
        <w:pStyle w:val="Beschriftung"/>
      </w:pPr>
      <w:bookmarkStart w:id="273" w:name="_Ref77837583"/>
      <w:bookmarkStart w:id="274" w:name="_Ref73302707"/>
      <w:bookmarkStart w:id="275" w:name="_Toc80081972"/>
      <w:r>
        <w:t xml:space="preserve">Abb. </w:t>
      </w:r>
      <w:r w:rsidR="00A9761A">
        <w:fldChar w:fldCharType="begin"/>
      </w:r>
      <w:r w:rsidR="00A9761A">
        <w:instrText xml:space="preserve"> SEQ Abb. \* ARABIC </w:instrText>
      </w:r>
      <w:r w:rsidR="00A9761A">
        <w:fldChar w:fldCharType="separate"/>
      </w:r>
      <w:r w:rsidR="00B34494">
        <w:rPr>
          <w:noProof/>
        </w:rPr>
        <w:t>37</w:t>
      </w:r>
      <w:r w:rsidR="00A9761A">
        <w:rPr>
          <w:noProof/>
        </w:rPr>
        <w:fldChar w:fldCharType="end"/>
      </w:r>
      <w:bookmarkEnd w:id="273"/>
      <w:r>
        <w:t>: Animator ImageFinishController</w:t>
      </w:r>
      <w:bookmarkEnd w:id="274"/>
      <w:bookmarkEnd w:id="275"/>
    </w:p>
    <w:p w14:paraId="0764AB30" w14:textId="13250C32" w:rsidR="00557424" w:rsidRPr="00A27AB6" w:rsidRDefault="005C66BB" w:rsidP="00A27AB6">
      <w:pPr>
        <w:pStyle w:val="berschrift4"/>
      </w:pPr>
      <w:bookmarkStart w:id="276" w:name="_Ref73384058"/>
      <w:bookmarkStart w:id="277" w:name="_Ref77780027"/>
      <w:bookmarkStart w:id="278" w:name="_Toc82686275"/>
      <w:bookmarkStart w:id="279" w:name="_Toc82687020"/>
      <w:r>
        <w:t xml:space="preserve">Zentrale </w:t>
      </w:r>
      <w:r w:rsidR="005C3539">
        <w:t>Daten</w:t>
      </w:r>
      <w:bookmarkEnd w:id="276"/>
      <w:r w:rsidR="004B7074">
        <w:t>speicherung</w:t>
      </w:r>
      <w:bookmarkEnd w:id="277"/>
      <w:bookmarkEnd w:id="278"/>
      <w:bookmarkEnd w:id="279"/>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61CB1889" w:rsidR="00797D04" w:rsidRDefault="00255A15" w:rsidP="00255A15">
      <w:pPr>
        <w:pStyle w:val="Beschriftung"/>
      </w:pPr>
      <w:bookmarkStart w:id="280" w:name="_Ref77621043"/>
      <w:bookmarkStart w:id="281" w:name="_Ref77621003"/>
      <w:bookmarkStart w:id="282" w:name="_Toc80081973"/>
      <w:r>
        <w:t xml:space="preserve">Abb. </w:t>
      </w:r>
      <w:r w:rsidR="00A9761A">
        <w:fldChar w:fldCharType="begin"/>
      </w:r>
      <w:r w:rsidR="00A9761A">
        <w:instrText xml:space="preserve"> SEQ Abb. \* ARABIC </w:instrText>
      </w:r>
      <w:r w:rsidR="00A9761A">
        <w:fldChar w:fldCharType="separate"/>
      </w:r>
      <w:r w:rsidR="00B34494">
        <w:rPr>
          <w:noProof/>
        </w:rPr>
        <w:t>38</w:t>
      </w:r>
      <w:r w:rsidR="00A9761A">
        <w:rPr>
          <w:noProof/>
        </w:rPr>
        <w:fldChar w:fldCharType="end"/>
      </w:r>
      <w:bookmarkEnd w:id="280"/>
      <w:r>
        <w:t>: Data Recorder Parameter</w:t>
      </w:r>
      <w:bookmarkEnd w:id="281"/>
      <w:bookmarkEnd w:id="282"/>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83" w:name="_Toc82686276"/>
      <w:bookmarkStart w:id="284" w:name="_Toc82687021"/>
      <w:r>
        <w:lastRenderedPageBreak/>
        <w:t>Aufgabe der Szenarien</w:t>
      </w:r>
      <w:bookmarkEnd w:id="283"/>
      <w:bookmarkEnd w:id="284"/>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44380829" w:rsidR="00F57528" w:rsidRDefault="00F57528" w:rsidP="00F57528">
      <w:pPr>
        <w:pStyle w:val="Beschriftung"/>
      </w:pPr>
      <w:bookmarkStart w:id="285" w:name="_Ref77837611"/>
      <w:bookmarkStart w:id="286" w:name="_Ref72911351"/>
      <w:bookmarkStart w:id="287" w:name="_Ref72911384"/>
      <w:bookmarkStart w:id="288" w:name="_Toc80081974"/>
      <w:r>
        <w:t xml:space="preserve">Abb. </w:t>
      </w:r>
      <w:r w:rsidR="00A9761A">
        <w:fldChar w:fldCharType="begin"/>
      </w:r>
      <w:r w:rsidR="00A9761A">
        <w:instrText xml:space="preserve"> SEQ Abb. \* ARABIC </w:instrText>
      </w:r>
      <w:r w:rsidR="00A9761A">
        <w:fldChar w:fldCharType="separate"/>
      </w:r>
      <w:r w:rsidR="00B34494">
        <w:rPr>
          <w:noProof/>
        </w:rPr>
        <w:t>39</w:t>
      </w:r>
      <w:r w:rsidR="00A9761A">
        <w:rPr>
          <w:noProof/>
        </w:rPr>
        <w:fldChar w:fldCharType="end"/>
      </w:r>
      <w:bookmarkEnd w:id="285"/>
      <w:r>
        <w:t>: Objekt mit Halo</w:t>
      </w:r>
      <w:bookmarkEnd w:id="286"/>
      <w:r>
        <w:t xml:space="preserve"> Hinweis</w:t>
      </w:r>
      <w:bookmarkEnd w:id="287"/>
      <w:bookmarkEnd w:id="288"/>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49030EAC" w:rsidR="00A668DE" w:rsidRDefault="00A668DE" w:rsidP="00FC0294">
      <w:pPr>
        <w:pStyle w:val="Beschriftung"/>
      </w:pPr>
      <w:bookmarkStart w:id="289" w:name="_Ref77837630"/>
      <w:bookmarkStart w:id="290" w:name="_Ref72940910"/>
      <w:bookmarkStart w:id="291" w:name="_Toc80081975"/>
      <w:r>
        <w:t xml:space="preserve">Abb. </w:t>
      </w:r>
      <w:r w:rsidR="00A9761A">
        <w:fldChar w:fldCharType="begin"/>
      </w:r>
      <w:r w:rsidR="00A9761A">
        <w:instrText xml:space="preserve"> SEQ Abb. \* ARABIC </w:instrText>
      </w:r>
      <w:r w:rsidR="00A9761A">
        <w:fldChar w:fldCharType="separate"/>
      </w:r>
      <w:r w:rsidR="00B34494">
        <w:rPr>
          <w:noProof/>
        </w:rPr>
        <w:t>40</w:t>
      </w:r>
      <w:r w:rsidR="00A9761A">
        <w:rPr>
          <w:noProof/>
        </w:rPr>
        <w:fldChar w:fldCharType="end"/>
      </w:r>
      <w:bookmarkEnd w:id="289"/>
      <w:r>
        <w:t>: HandCollider Objekt im Player Prefab</w:t>
      </w:r>
      <w:bookmarkEnd w:id="290"/>
      <w:bookmarkEnd w:id="291"/>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2AF7C5D" w:rsidR="0053768A" w:rsidRDefault="0053768A" w:rsidP="0053768A">
      <w:pPr>
        <w:pStyle w:val="Beschriftung"/>
      </w:pPr>
      <w:bookmarkStart w:id="292" w:name="_Ref77837684"/>
      <w:bookmarkStart w:id="293" w:name="_Ref72955003"/>
      <w:bookmarkStart w:id="294" w:name="_Toc80081976"/>
      <w:r>
        <w:t xml:space="preserve">Abb. </w:t>
      </w:r>
      <w:r w:rsidR="00A9761A">
        <w:fldChar w:fldCharType="begin"/>
      </w:r>
      <w:r w:rsidR="00A9761A">
        <w:instrText xml:space="preserve"> SEQ Abb. \* ARABIC </w:instrText>
      </w:r>
      <w:r w:rsidR="00A9761A">
        <w:fldChar w:fldCharType="separate"/>
      </w:r>
      <w:r w:rsidR="00B34494">
        <w:rPr>
          <w:noProof/>
        </w:rPr>
        <w:t>41</w:t>
      </w:r>
      <w:r w:rsidR="00A9761A">
        <w:rPr>
          <w:noProof/>
        </w:rPr>
        <w:fldChar w:fldCharType="end"/>
      </w:r>
      <w:bookmarkEnd w:id="292"/>
      <w:r>
        <w:t>: Startpunkt im Szenario</w:t>
      </w:r>
      <w:bookmarkEnd w:id="293"/>
      <w:bookmarkEnd w:id="294"/>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C6881AE" w:rsidR="00AB574D" w:rsidRDefault="003C23ED" w:rsidP="00B73323">
      <w:pPr>
        <w:pStyle w:val="Beschriftung"/>
      </w:pPr>
      <w:bookmarkStart w:id="295" w:name="_Ref77837696"/>
      <w:bookmarkStart w:id="296" w:name="_Ref73018199"/>
      <w:bookmarkStart w:id="297" w:name="_Toc80081977"/>
      <w:r>
        <w:t xml:space="preserve">Abb. </w:t>
      </w:r>
      <w:r w:rsidR="00A9761A">
        <w:fldChar w:fldCharType="begin"/>
      </w:r>
      <w:r w:rsidR="00A9761A">
        <w:instrText xml:space="preserve"> SEQ Abb. \* ARABIC </w:instrText>
      </w:r>
      <w:r w:rsidR="00A9761A">
        <w:fldChar w:fldCharType="separate"/>
      </w:r>
      <w:r w:rsidR="00B34494">
        <w:rPr>
          <w:noProof/>
        </w:rPr>
        <w:t>42</w:t>
      </w:r>
      <w:r w:rsidR="00A9761A">
        <w:rPr>
          <w:noProof/>
        </w:rPr>
        <w:fldChar w:fldCharType="end"/>
      </w:r>
      <w:bookmarkEnd w:id="295"/>
      <w:r>
        <w:t>: Startpunkt Objekt</w:t>
      </w:r>
      <w:bookmarkEnd w:id="296"/>
      <w:bookmarkEnd w:id="297"/>
    </w:p>
    <w:p w14:paraId="079D29A7" w14:textId="629A425E" w:rsidR="00AB574D" w:rsidRDefault="00AB574D" w:rsidP="00AB574D">
      <w:pPr>
        <w:pStyle w:val="berschrift4"/>
      </w:pPr>
      <w:bookmarkStart w:id="298" w:name="_Toc82686277"/>
      <w:bookmarkStart w:id="299" w:name="_Toc82687022"/>
      <w:r>
        <w:t>Hintergrundgeräusche</w:t>
      </w:r>
      <w:bookmarkEnd w:id="298"/>
      <w:bookmarkEnd w:id="299"/>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00" w:name="_Ref72501390"/>
      <w:bookmarkStart w:id="301" w:name="_Toc82686278"/>
      <w:bookmarkStart w:id="302" w:name="_Toc82687023"/>
      <w:r>
        <w:t>Menü</w:t>
      </w:r>
      <w:bookmarkEnd w:id="300"/>
      <w:bookmarkEnd w:id="301"/>
      <w:bookmarkEnd w:id="302"/>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03" w:name="_Toc82686279"/>
      <w:bookmarkStart w:id="304" w:name="_Toc82687024"/>
      <w:r>
        <w:t>Implementierung der UI Elemente</w:t>
      </w:r>
      <w:bookmarkEnd w:id="303"/>
      <w:bookmarkEnd w:id="304"/>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C2E89B0" w:rsidR="00385303" w:rsidRPr="00385303" w:rsidRDefault="00FC56C9" w:rsidP="00B73323">
      <w:pPr>
        <w:pStyle w:val="Beschriftung"/>
      </w:pPr>
      <w:bookmarkStart w:id="305" w:name="_Ref77837793"/>
      <w:bookmarkStart w:id="306" w:name="_Ref73096464"/>
      <w:bookmarkStart w:id="307" w:name="_Toc80081978"/>
      <w:r>
        <w:t xml:space="preserve">Abb. </w:t>
      </w:r>
      <w:r w:rsidR="00A9761A">
        <w:fldChar w:fldCharType="begin"/>
      </w:r>
      <w:r w:rsidR="00A9761A">
        <w:instrText xml:space="preserve"> SEQ Abb. \* ARABIC </w:instrText>
      </w:r>
      <w:r w:rsidR="00A9761A">
        <w:fldChar w:fldCharType="separate"/>
      </w:r>
      <w:r w:rsidR="00B34494">
        <w:rPr>
          <w:noProof/>
        </w:rPr>
        <w:t>43</w:t>
      </w:r>
      <w:r w:rsidR="00A9761A">
        <w:rPr>
          <w:noProof/>
        </w:rPr>
        <w:fldChar w:fldCharType="end"/>
      </w:r>
      <w:bookmarkEnd w:id="305"/>
      <w:r>
        <w:t>: Menü zu</w:t>
      </w:r>
      <w:bookmarkEnd w:id="306"/>
      <w:r w:rsidR="00670303">
        <w:t>m Starten des Szenarios</w:t>
      </w:r>
      <w:bookmarkEnd w:id="307"/>
    </w:p>
    <w:p w14:paraId="29CFCDC1" w14:textId="7432D72C" w:rsidR="00C25B84" w:rsidRDefault="0001237F" w:rsidP="0001237F">
      <w:pPr>
        <w:pStyle w:val="berschrift5"/>
      </w:pPr>
      <w:bookmarkStart w:id="308" w:name="_Ref73269448"/>
      <w:bookmarkStart w:id="309" w:name="_Toc82686280"/>
      <w:bookmarkStart w:id="310" w:name="_Toc82687025"/>
      <w:r>
        <w:t>Funktionalität des Menüs</w:t>
      </w:r>
      <w:bookmarkEnd w:id="308"/>
      <w:bookmarkEnd w:id="309"/>
      <w:bookmarkEnd w:id="31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74C4246D" w:rsidR="00E31E9C" w:rsidRDefault="00577BE9" w:rsidP="005F59B1">
      <w:pPr>
        <w:pStyle w:val="Beschriftung"/>
      </w:pPr>
      <w:bookmarkStart w:id="311" w:name="_Ref77837739"/>
      <w:bookmarkStart w:id="312" w:name="_Ref73270886"/>
      <w:bookmarkStart w:id="313" w:name="_Toc80081979"/>
      <w:r>
        <w:t xml:space="preserve">Abb. </w:t>
      </w:r>
      <w:r w:rsidR="00A9761A">
        <w:fldChar w:fldCharType="begin"/>
      </w:r>
      <w:r w:rsidR="00A9761A">
        <w:instrText xml:space="preserve"> SEQ Abb. \* ARABIC </w:instrText>
      </w:r>
      <w:r w:rsidR="00A9761A">
        <w:fldChar w:fldCharType="separate"/>
      </w:r>
      <w:r w:rsidR="00B34494">
        <w:rPr>
          <w:noProof/>
        </w:rPr>
        <w:t>44</w:t>
      </w:r>
      <w:r w:rsidR="00A9761A">
        <w:rPr>
          <w:noProof/>
        </w:rPr>
        <w:fldChar w:fldCharType="end"/>
      </w:r>
      <w:bookmarkEnd w:id="311"/>
      <w:r>
        <w:t>: Button Objekt</w:t>
      </w:r>
      <w:bookmarkEnd w:id="312"/>
      <w:r w:rsidR="00143B2E">
        <w:t xml:space="preserve"> Inspector</w:t>
      </w:r>
      <w:bookmarkEnd w:id="313"/>
    </w:p>
    <w:p w14:paraId="427F1411" w14:textId="452A2730" w:rsidR="00297F49" w:rsidRDefault="00297F49" w:rsidP="00297F49">
      <w:pPr>
        <w:pStyle w:val="berschrift5"/>
      </w:pPr>
      <w:bookmarkStart w:id="314" w:name="_Toc82686281"/>
      <w:bookmarkStart w:id="315" w:name="_Toc82687026"/>
      <w:r>
        <w:t xml:space="preserve">Laserpointer </w:t>
      </w:r>
      <w:r w:rsidR="00087155">
        <w:t>mit der Oculus Integration</w:t>
      </w:r>
      <w:bookmarkEnd w:id="314"/>
      <w:bookmarkEnd w:id="315"/>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316" w:name="_Toc82686282"/>
      <w:bookmarkStart w:id="317" w:name="_Toc82687027"/>
      <w:r>
        <w:t xml:space="preserve">Laserpointer </w:t>
      </w:r>
      <w:r w:rsidR="00D65140">
        <w:t>mit dem SteamVR Plugin</w:t>
      </w:r>
      <w:bookmarkEnd w:id="316"/>
      <w:bookmarkEnd w:id="31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45B1EBAA" w:rsidR="009D5611" w:rsidRDefault="000C1180" w:rsidP="005F59B1">
      <w:pPr>
        <w:pStyle w:val="Beschriftung"/>
      </w:pPr>
      <w:bookmarkStart w:id="318" w:name="_Ref77837813"/>
      <w:bookmarkStart w:id="319" w:name="_Ref72224951"/>
      <w:bookmarkStart w:id="320" w:name="_Toc80081980"/>
      <w:r>
        <w:t xml:space="preserve">Abb. </w:t>
      </w:r>
      <w:r w:rsidR="00A9761A">
        <w:fldChar w:fldCharType="begin"/>
      </w:r>
      <w:r w:rsidR="00A9761A">
        <w:instrText xml:space="preserve"> SEQ Abb. \* ARABIC </w:instrText>
      </w:r>
      <w:r w:rsidR="00A9761A">
        <w:fldChar w:fldCharType="separate"/>
      </w:r>
      <w:r w:rsidR="00B34494">
        <w:rPr>
          <w:noProof/>
        </w:rPr>
        <w:t>45</w:t>
      </w:r>
      <w:r w:rsidR="00A9761A">
        <w:rPr>
          <w:noProof/>
        </w:rPr>
        <w:fldChar w:fldCharType="end"/>
      </w:r>
      <w:bookmarkEnd w:id="318"/>
      <w:r>
        <w:t>: LaserPointer mit Raycast</w:t>
      </w:r>
      <w:bookmarkEnd w:id="319"/>
      <w:bookmarkEnd w:id="320"/>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321" w:name="_Toc82686283"/>
      <w:bookmarkStart w:id="322" w:name="_Toc82687028"/>
      <w:r>
        <w:lastRenderedPageBreak/>
        <w:t>Evaluation</w:t>
      </w:r>
      <w:r w:rsidR="00B920BF">
        <w:t xml:space="preserve"> und Auswertung der </w:t>
      </w:r>
      <w:r w:rsidR="00C91FB5">
        <w:t>Ergebnisse</w:t>
      </w:r>
      <w:bookmarkEnd w:id="321"/>
      <w:bookmarkEnd w:id="322"/>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23" w:name="_Toc82686284"/>
      <w:bookmarkStart w:id="324" w:name="_Toc82687029"/>
      <w:commentRangeStart w:id="325"/>
      <w:r>
        <w:t>Beschreibung des Forschungsgegenstandes</w:t>
      </w:r>
      <w:bookmarkEnd w:id="323"/>
      <w:bookmarkEnd w:id="324"/>
      <w:commentRangeEnd w:id="325"/>
      <w:r w:rsidR="00E877B4">
        <w:rPr>
          <w:rStyle w:val="Kommentarzeichen"/>
          <w:rFonts w:cs="Times New Roman"/>
          <w:b w:val="0"/>
          <w:bCs w:val="0"/>
        </w:rPr>
        <w:commentReference w:id="325"/>
      </w:r>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26" w:name="_Toc82686285"/>
      <w:bookmarkStart w:id="327" w:name="_Toc82687030"/>
      <w:r>
        <w:t>Unabhängige Variablen</w:t>
      </w:r>
      <w:bookmarkEnd w:id="326"/>
      <w:bookmarkEnd w:id="327"/>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28" w:name="_Toc82686286"/>
      <w:bookmarkStart w:id="329" w:name="_Toc82687031"/>
      <w:r>
        <w:t>Abhängige Variablen</w:t>
      </w:r>
      <w:bookmarkEnd w:id="328"/>
      <w:bookmarkEnd w:id="329"/>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30" w:name="_Toc82686287"/>
      <w:bookmarkStart w:id="331" w:name="_Toc82687032"/>
      <w:r>
        <w:t>Vorgehensweise</w:t>
      </w:r>
      <w:bookmarkEnd w:id="330"/>
      <w:bookmarkEnd w:id="331"/>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32" w:name="_Toc82686288"/>
      <w:bookmarkStart w:id="333" w:name="_Toc82687033"/>
      <w:r>
        <w:t>Aufbau der Laborumgebung</w:t>
      </w:r>
      <w:bookmarkEnd w:id="332"/>
      <w:bookmarkEnd w:id="333"/>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34" w:name="_Toc82686289"/>
      <w:bookmarkStart w:id="335" w:name="_Toc82687034"/>
      <w:r>
        <w:t>Aufbau des Weges</w:t>
      </w:r>
      <w:bookmarkEnd w:id="334"/>
      <w:bookmarkEnd w:id="335"/>
    </w:p>
    <w:p w14:paraId="74D9352A" w14:textId="7CCF14D6"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w:t>
      </w:r>
      <w:ins w:id="336" w:author="Philip Schaefer" w:date="2021-12-08T04:49:00Z">
        <w:r w:rsidR="00E877B4">
          <w:t>Da</w:t>
        </w:r>
      </w:ins>
      <w:del w:id="337" w:author="Philip Schaefer" w:date="2021-12-08T04:49:00Z">
        <w:r w:rsidR="002C4C9F" w:rsidDel="00E877B4">
          <w:delText>D</w:delText>
        </w:r>
      </w:del>
      <w:ins w:id="338" w:author="Philip Schaefer" w:date="2021-12-08T04:49:00Z">
        <w:r w:rsidR="00E877B4">
          <w:t>d</w:t>
        </w:r>
      </w:ins>
      <w:r w:rsidR="002C4C9F">
        <w:t xml:space="preserve">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berschrift4"/>
      </w:pPr>
      <w:bookmarkStart w:id="339" w:name="_Toc82686290"/>
      <w:bookmarkStart w:id="340" w:name="_Toc82687035"/>
      <w:r>
        <w:t>Kalibrier</w:t>
      </w:r>
      <w:r w:rsidR="00B25F6D">
        <w:t>ung</w:t>
      </w:r>
      <w:r>
        <w:t xml:space="preserve"> der HTC Vive</w:t>
      </w:r>
      <w:bookmarkEnd w:id="339"/>
      <w:bookmarkEnd w:id="340"/>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41" w:name="_Toc82686291"/>
      <w:bookmarkStart w:id="342" w:name="_Toc82687036"/>
      <w:r>
        <w:lastRenderedPageBreak/>
        <w:t>Stichprobe</w:t>
      </w:r>
      <w:bookmarkEnd w:id="341"/>
      <w:bookmarkEnd w:id="342"/>
    </w:p>
    <w:p w14:paraId="72602B34" w14:textId="462B5B6F"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xml:space="preserve">, welche diese </w:t>
      </w:r>
      <w:del w:id="343" w:author="Philip Schaefer" w:date="2021-12-08T04:49:00Z">
        <w:r w:rsidR="000F69FF" w:rsidDel="00E877B4">
          <w:delText xml:space="preserve">in </w:delText>
        </w:r>
      </w:del>
      <w:ins w:id="344" w:author="Philip Schaefer" w:date="2021-12-08T04:49:00Z">
        <w:r w:rsidR="00E877B4">
          <w:t xml:space="preserve">auf </w:t>
        </w:r>
      </w:ins>
      <w:r w:rsidR="000F69FF">
        <w:t>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w:t>
      </w:r>
      <w:ins w:id="345" w:author="Philip Schaefer" w:date="2021-12-08T04:50:00Z">
        <w:r w:rsidR="00E877B4">
          <w:t>r</w:t>
        </w:r>
      </w:ins>
      <w:r w:rsidR="007437E8">
        <w:t xml:space="preserve"> </w:t>
      </w:r>
      <w:del w:id="346" w:author="Philip Schaefer" w:date="2021-12-08T04:50:00Z">
        <w:r w:rsidR="007437E8" w:rsidDel="00E877B4">
          <w:delText xml:space="preserve">Durchführung </w:delText>
        </w:r>
      </w:del>
      <w:ins w:id="347" w:author="Philip Schaefer" w:date="2021-12-08T04:50:00Z">
        <w:r w:rsidR="00E877B4">
          <w:t xml:space="preserve">Versuchsdurchlauf </w:t>
        </w:r>
      </w:ins>
      <w:r w:rsidR="007437E8">
        <w:t xml:space="preserve">dauerte </w:t>
      </w:r>
      <w:del w:id="348" w:author="Philip Schaefer" w:date="2021-12-08T04:50:00Z">
        <w:r w:rsidR="007437E8" w:rsidDel="00E877B4">
          <w:delText xml:space="preserve">dabei </w:delText>
        </w:r>
      </w:del>
      <w:r w:rsidR="00936769">
        <w:t>durchschnittlich 55 Minuten.</w:t>
      </w:r>
    </w:p>
    <w:p w14:paraId="2C18DA16" w14:textId="0D594EC6" w:rsidR="005813F2" w:rsidRDefault="005813F2" w:rsidP="00406CE6">
      <w:pPr>
        <w:pStyle w:val="berschrift3"/>
      </w:pPr>
      <w:bookmarkStart w:id="349" w:name="_Ref80858137"/>
      <w:bookmarkStart w:id="350" w:name="_Toc82686292"/>
      <w:bookmarkStart w:id="351" w:name="_Toc82687037"/>
      <w:r>
        <w:t>Datenerfassung</w:t>
      </w:r>
      <w:bookmarkEnd w:id="349"/>
      <w:bookmarkEnd w:id="350"/>
      <w:bookmarkEnd w:id="351"/>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52" w:name="_Toc82686293"/>
      <w:bookmarkStart w:id="353" w:name="_Toc82687038"/>
      <w:r>
        <w:t>Quantitative Daten</w:t>
      </w:r>
      <w:bookmarkEnd w:id="352"/>
      <w:bookmarkEnd w:id="353"/>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1BB55CA7" w:rsidR="005813F2" w:rsidRDefault="005813F2" w:rsidP="005813F2">
      <w:pPr>
        <w:pStyle w:val="Listenabsatz"/>
        <w:numPr>
          <w:ilvl w:val="0"/>
          <w:numId w:val="9"/>
        </w:numPr>
      </w:pPr>
      <w:r>
        <w:t>Gebrauchte Zeit</w:t>
      </w:r>
      <w:ins w:id="354" w:author="Philip Schaefer" w:date="2021-12-08T04:52:00Z">
        <w:r w:rsidR="00F65C3C">
          <w:t xml:space="preserve"> in Sekunden</w:t>
        </w:r>
      </w:ins>
    </w:p>
    <w:p w14:paraId="48FBBDEA" w14:textId="5CFE0931" w:rsidR="005813F2" w:rsidRDefault="005813F2" w:rsidP="005813F2">
      <w:pPr>
        <w:pStyle w:val="Listenabsatz"/>
        <w:numPr>
          <w:ilvl w:val="0"/>
          <w:numId w:val="9"/>
        </w:numPr>
      </w:pPr>
      <w:r>
        <w:lastRenderedPageBreak/>
        <w:t>Zeit abseits des Weges</w:t>
      </w:r>
      <w:ins w:id="355" w:author="Philip Schaefer" w:date="2021-12-08T04:52:00Z">
        <w:r w:rsidR="00F65C3C">
          <w:t xml:space="preserve"> in Sekunden</w:t>
        </w:r>
      </w:ins>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59A51F4" w:rsidR="005813F2" w:rsidRDefault="005813F2" w:rsidP="005813F2">
      <w:pPr>
        <w:pStyle w:val="Beschriftung"/>
      </w:pPr>
      <w:bookmarkStart w:id="356" w:name="_Ref77837849"/>
      <w:bookmarkStart w:id="357" w:name="_Ref65339286"/>
      <w:bookmarkStart w:id="358" w:name="_Toc80081981"/>
      <w:r>
        <w:t xml:space="preserve">Abb. </w:t>
      </w:r>
      <w:r w:rsidR="00A9761A">
        <w:fldChar w:fldCharType="begin"/>
      </w:r>
      <w:r w:rsidR="00A9761A">
        <w:instrText xml:space="preserve"> SEQ Abb. \* ARABIC </w:instrText>
      </w:r>
      <w:r w:rsidR="00A9761A">
        <w:fldChar w:fldCharType="separate"/>
      </w:r>
      <w:r w:rsidR="00B34494">
        <w:rPr>
          <w:noProof/>
        </w:rPr>
        <w:t>46</w:t>
      </w:r>
      <w:r w:rsidR="00A9761A">
        <w:rPr>
          <w:noProof/>
        </w:rPr>
        <w:fldChar w:fldCharType="end"/>
      </w:r>
      <w:bookmarkEnd w:id="356"/>
      <w:r>
        <w:t xml:space="preserve">: </w:t>
      </w:r>
      <w:r w:rsidRPr="000577ED">
        <w:t>CSV Datei mit Beispieldaten</w:t>
      </w:r>
      <w:bookmarkEnd w:id="357"/>
      <w:bookmarkEnd w:id="358"/>
    </w:p>
    <w:p w14:paraId="5B254C2D" w14:textId="0090B528" w:rsidR="005813F2" w:rsidRDefault="005813F2" w:rsidP="00406CE6">
      <w:pPr>
        <w:pStyle w:val="berschrift4"/>
      </w:pPr>
      <w:bookmarkStart w:id="359" w:name="_Toc82686294"/>
      <w:bookmarkStart w:id="360" w:name="_Toc82687039"/>
      <w:r>
        <w:t>Fragebogen</w:t>
      </w:r>
      <w:bookmarkEnd w:id="359"/>
      <w:bookmarkEnd w:id="360"/>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B918A96" w:rsidR="005813F2" w:rsidRDefault="005813F2" w:rsidP="005813F2">
      <w:pPr>
        <w:pStyle w:val="Beschriftung"/>
      </w:pPr>
      <w:bookmarkStart w:id="361" w:name="_Ref77837861"/>
      <w:bookmarkStart w:id="362" w:name="_Ref65407210"/>
      <w:bookmarkStart w:id="363" w:name="_Toc80081982"/>
      <w:r>
        <w:t xml:space="preserve">Abb. </w:t>
      </w:r>
      <w:r w:rsidR="00A9761A">
        <w:fldChar w:fldCharType="begin"/>
      </w:r>
      <w:r w:rsidR="00A9761A">
        <w:instrText xml:space="preserve"> SEQ Abb. \* ARABIC </w:instrText>
      </w:r>
      <w:r w:rsidR="00A9761A">
        <w:fldChar w:fldCharType="separate"/>
      </w:r>
      <w:r w:rsidR="00B34494">
        <w:rPr>
          <w:noProof/>
        </w:rPr>
        <w:t>47</w:t>
      </w:r>
      <w:r w:rsidR="00A9761A">
        <w:rPr>
          <w:noProof/>
        </w:rPr>
        <w:fldChar w:fldCharType="end"/>
      </w:r>
      <w:bookmarkEnd w:id="361"/>
      <w:r>
        <w:t>: Fragebogen - Persönliche Daten</w:t>
      </w:r>
      <w:bookmarkEnd w:id="362"/>
      <w:bookmarkEnd w:id="363"/>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426E8754" w:rsidR="005813F2" w:rsidRDefault="005813F2" w:rsidP="005813F2">
      <w:pPr>
        <w:pStyle w:val="Beschriftung"/>
      </w:pPr>
      <w:bookmarkStart w:id="364" w:name="_Ref77837873"/>
      <w:bookmarkStart w:id="365" w:name="_Ref65413088"/>
      <w:bookmarkStart w:id="366" w:name="_Toc80081983"/>
      <w:r>
        <w:t xml:space="preserve">Abb. </w:t>
      </w:r>
      <w:r w:rsidR="00A9761A">
        <w:fldChar w:fldCharType="begin"/>
      </w:r>
      <w:r w:rsidR="00A9761A">
        <w:instrText xml:space="preserve"> SEQ Abb. \* ARABIC </w:instrText>
      </w:r>
      <w:r w:rsidR="00A9761A">
        <w:fldChar w:fldCharType="separate"/>
      </w:r>
      <w:r w:rsidR="00B34494">
        <w:rPr>
          <w:noProof/>
        </w:rPr>
        <w:t>48</w:t>
      </w:r>
      <w:r w:rsidR="00A9761A">
        <w:rPr>
          <w:noProof/>
        </w:rPr>
        <w:fldChar w:fldCharType="end"/>
      </w:r>
      <w:bookmarkEnd w:id="364"/>
      <w:r>
        <w:t xml:space="preserve">: </w:t>
      </w:r>
      <w:r w:rsidRPr="004F237B">
        <w:t xml:space="preserve">Fragebogen - </w:t>
      </w:r>
      <w:r w:rsidRPr="00F84619">
        <w:t>Allgemeine</w:t>
      </w:r>
      <w:r w:rsidRPr="004F237B">
        <w:t xml:space="preserve"> Angaben</w:t>
      </w:r>
      <w:bookmarkEnd w:id="365"/>
      <w:bookmarkEnd w:id="366"/>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37255D8A" w:rsidR="005813F2" w:rsidRDefault="005813F2" w:rsidP="005813F2">
      <w:pPr>
        <w:pStyle w:val="Beschriftung"/>
      </w:pPr>
      <w:bookmarkStart w:id="367" w:name="_Ref77837886"/>
      <w:bookmarkStart w:id="368" w:name="_Ref65418546"/>
      <w:bookmarkStart w:id="369" w:name="_Toc80081984"/>
      <w:r>
        <w:t xml:space="preserve">Abb. </w:t>
      </w:r>
      <w:r w:rsidR="00A9761A">
        <w:fldChar w:fldCharType="begin"/>
      </w:r>
      <w:r w:rsidR="00A9761A">
        <w:instrText xml:space="preserve"> SEQ Abb. \* ARABIC </w:instrText>
      </w:r>
      <w:r w:rsidR="00A9761A">
        <w:fldChar w:fldCharType="separate"/>
      </w:r>
      <w:r w:rsidR="00B34494">
        <w:rPr>
          <w:noProof/>
        </w:rPr>
        <w:t>49</w:t>
      </w:r>
      <w:r w:rsidR="00A9761A">
        <w:rPr>
          <w:noProof/>
        </w:rPr>
        <w:fldChar w:fldCharType="end"/>
      </w:r>
      <w:bookmarkEnd w:id="367"/>
      <w:r>
        <w:t xml:space="preserve">: Fragebogen - Beurteilung </w:t>
      </w:r>
      <w:r w:rsidRPr="00F84619">
        <w:t>Szenario</w:t>
      </w:r>
      <w:bookmarkEnd w:id="368"/>
      <w:bookmarkEnd w:id="369"/>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6A7857A2" w:rsidR="005813F2" w:rsidRDefault="005813F2" w:rsidP="005813F2">
      <w:pPr>
        <w:pStyle w:val="Beschriftung"/>
      </w:pPr>
      <w:bookmarkStart w:id="370" w:name="_Ref77837902"/>
      <w:bookmarkStart w:id="371" w:name="_Ref65421100"/>
      <w:bookmarkStart w:id="372" w:name="_Toc80081985"/>
      <w:r>
        <w:t xml:space="preserve">Abb. </w:t>
      </w:r>
      <w:r w:rsidR="00A9761A">
        <w:fldChar w:fldCharType="begin"/>
      </w:r>
      <w:r w:rsidR="00A9761A">
        <w:instrText xml:space="preserve"> SEQ Abb. \* ARABIC </w:instrText>
      </w:r>
      <w:r w:rsidR="00A9761A">
        <w:fldChar w:fldCharType="separate"/>
      </w:r>
      <w:r w:rsidR="00B34494">
        <w:rPr>
          <w:noProof/>
        </w:rPr>
        <w:t>50</w:t>
      </w:r>
      <w:r w:rsidR="00A9761A">
        <w:rPr>
          <w:noProof/>
        </w:rPr>
        <w:fldChar w:fldCharType="end"/>
      </w:r>
      <w:bookmarkEnd w:id="370"/>
      <w:r>
        <w:t xml:space="preserve">: Fragebogen - Persönliches </w:t>
      </w:r>
      <w:r w:rsidRPr="00F84619">
        <w:t>Feedback</w:t>
      </w:r>
      <w:bookmarkEnd w:id="371"/>
      <w:bookmarkEnd w:id="372"/>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73" w:name="_Toc82686295"/>
      <w:bookmarkStart w:id="374" w:name="_Toc82687040"/>
      <w:r>
        <w:lastRenderedPageBreak/>
        <w:t xml:space="preserve">Auswertung der </w:t>
      </w:r>
      <w:r w:rsidR="000C5553">
        <w:t>statistischen</w:t>
      </w:r>
      <w:r>
        <w:t xml:space="preserve"> Daten</w:t>
      </w:r>
      <w:bookmarkEnd w:id="373"/>
      <w:bookmarkEnd w:id="374"/>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667F4248" w14:textId="040559B1"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6B9B3D5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7E089836" w:rsidR="003D2DDC" w:rsidRPr="00AC4896" w:rsidRDefault="003D2DDC" w:rsidP="003D2DDC">
                            <w:pPr>
                              <w:pStyle w:val="Beschriftung"/>
                              <w:rPr>
                                <w:noProof/>
                                <w:szCs w:val="24"/>
                              </w:rPr>
                            </w:pPr>
                            <w:r>
                              <w:t xml:space="preserve">Abb. </w:t>
                            </w:r>
                            <w:fldSimple w:instr=" SEQ Abb. \* ARABIC ">
                              <w:r w:rsidR="00B34494">
                                <w:rPr>
                                  <w:noProof/>
                                </w:rPr>
                                <w:t>51</w:t>
                              </w:r>
                            </w:fldSimple>
                            <w:r>
                              <w:t>: Häufigkeiten und Verteilung der Aussage 1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7E089836" w:rsidR="003D2DDC" w:rsidRPr="00AC4896" w:rsidRDefault="003D2DDC" w:rsidP="003D2DDC">
                      <w:pPr>
                        <w:pStyle w:val="Beschriftung"/>
                        <w:rPr>
                          <w:noProof/>
                          <w:szCs w:val="24"/>
                        </w:rPr>
                      </w:pPr>
                      <w:r>
                        <w:t xml:space="preserve">Abb. </w:t>
                      </w:r>
                      <w:fldSimple w:instr=" SEQ Abb. \* ARABIC ">
                        <w:r w:rsidR="00B34494">
                          <w:rPr>
                            <w:noProof/>
                          </w:rPr>
                          <w:t>51</w:t>
                        </w:r>
                      </w:fldSimple>
                      <w:r>
                        <w:t>: Häufigkeiten und Verteilung der Aussage 1 in Baseline 1</w:t>
                      </w:r>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r>
        <w:t>Baseline 2</w:t>
      </w:r>
    </w:p>
    <w:p w14:paraId="75DB5BD2" w14:textId="09B98512" w:rsidR="00363F1D" w:rsidRPr="00363F1D" w:rsidRDefault="00F50375" w:rsidP="0087687C">
      <w:r>
        <w:t>Aussage</w:t>
      </w:r>
      <w:r w:rsidR="00363F1D">
        <w:t xml:space="preserve"> 1 in Baseline </w:t>
      </w:r>
      <w:r w:rsidR="00A718BA">
        <w:t>2</w:t>
      </w:r>
      <w:r w:rsidR="00363F1D">
        <w:t xml:space="preserve"> wurde ein Mal mit der Wertung 2 (trifft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 </w:t>
      </w:r>
      <w:proofErr w:type="gramStart"/>
      <w:r w:rsidR="00363F1D">
        <w:t>Grafik )</w:t>
      </w:r>
      <w:proofErr w:type="gramEnd"/>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6E00D68B">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4B8F5501" w:rsidR="004E3920" w:rsidRPr="00FA745B" w:rsidRDefault="004E3920" w:rsidP="004E3920">
                            <w:pPr>
                              <w:pStyle w:val="Beschriftung"/>
                              <w:rPr>
                                <w:noProof/>
                                <w:szCs w:val="24"/>
                              </w:rPr>
                            </w:pPr>
                            <w:r>
                              <w:t xml:space="preserve">Abb. </w:t>
                            </w:r>
                            <w:fldSimple w:instr=" SEQ Abb. \* ARABIC ">
                              <w:r w:rsidR="00B34494">
                                <w:rPr>
                                  <w:noProof/>
                                </w:rPr>
                                <w:t>52</w:t>
                              </w:r>
                            </w:fldSimple>
                            <w:r>
                              <w:t xml:space="preserve">: </w:t>
                            </w:r>
                            <w:r w:rsidRPr="005D22E2">
                              <w:t xml:space="preserve">Häufigkeiten und Verteilung der Aussage 1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4B8F5501" w:rsidR="004E3920" w:rsidRPr="00FA745B" w:rsidRDefault="004E3920" w:rsidP="004E3920">
                      <w:pPr>
                        <w:pStyle w:val="Beschriftung"/>
                        <w:rPr>
                          <w:noProof/>
                          <w:szCs w:val="24"/>
                        </w:rPr>
                      </w:pPr>
                      <w:r>
                        <w:t xml:space="preserve">Abb. </w:t>
                      </w:r>
                      <w:fldSimple w:instr=" SEQ Abb. \* ARABIC ">
                        <w:r w:rsidR="00B34494">
                          <w:rPr>
                            <w:noProof/>
                          </w:rPr>
                          <w:t>52</w:t>
                        </w:r>
                      </w:fldSimple>
                      <w:r>
                        <w:t xml:space="preserve">: </w:t>
                      </w:r>
                      <w:r w:rsidRPr="005D22E2">
                        <w:t xml:space="preserve">Häufigkeiten und Verteilung der Aussage 1 in Baseline </w:t>
                      </w:r>
                      <w:r>
                        <w:t>2</w:t>
                      </w:r>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3E810338">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r>
        <w:t>Baseline 3</w:t>
      </w:r>
    </w:p>
    <w:p w14:paraId="30A72BB0" w14:textId="09CCD725"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8E9B0EC">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1C1F4103" w:rsidR="004E3920" w:rsidRPr="00C77B29" w:rsidRDefault="004E3920" w:rsidP="004E3920">
                            <w:pPr>
                              <w:pStyle w:val="Beschriftung"/>
                              <w:rPr>
                                <w:noProof/>
                                <w:szCs w:val="24"/>
                              </w:rPr>
                            </w:pPr>
                            <w:r>
                              <w:t xml:space="preserve">Abb. </w:t>
                            </w:r>
                            <w:fldSimple w:instr=" SEQ Abb. \* ARABIC ">
                              <w:r w:rsidR="00B34494">
                                <w:rPr>
                                  <w:noProof/>
                                </w:rPr>
                                <w:t>53</w:t>
                              </w:r>
                            </w:fldSimple>
                            <w:r>
                              <w:t xml:space="preserve">: </w:t>
                            </w:r>
                            <w:r w:rsidRPr="00736427">
                              <w:t xml:space="preserve">Häufigkeiten und Verteilung der Aussage 1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1C1F4103" w:rsidR="004E3920" w:rsidRPr="00C77B29" w:rsidRDefault="004E3920" w:rsidP="004E3920">
                      <w:pPr>
                        <w:pStyle w:val="Beschriftung"/>
                        <w:rPr>
                          <w:noProof/>
                          <w:szCs w:val="24"/>
                        </w:rPr>
                      </w:pPr>
                      <w:r>
                        <w:t xml:space="preserve">Abb. </w:t>
                      </w:r>
                      <w:fldSimple w:instr=" SEQ Abb. \* ARABIC ">
                        <w:r w:rsidR="00B34494">
                          <w:rPr>
                            <w:noProof/>
                          </w:rPr>
                          <w:t>53</w:t>
                        </w:r>
                      </w:fldSimple>
                      <w:r>
                        <w:t xml:space="preserve">: </w:t>
                      </w:r>
                      <w:r w:rsidRPr="00736427">
                        <w:t xml:space="preserve">Häufigkeiten und Verteilung der Aussage 1 in Baseline </w:t>
                      </w:r>
                      <w:r>
                        <w:t>3</w:t>
                      </w:r>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C7CE38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w:t>
      </w:r>
      <w:proofErr w:type="spellStart"/>
      <w:r w:rsidR="00AC4E99">
        <w:t>ein Mal</w:t>
      </w:r>
      <w:proofErr w:type="spellEnd"/>
      <w:r w:rsidR="00AC4E99">
        <w:t xml:space="preserve"> mit der Wertung 3 (unentschieden) und vier Mal mit der Wertung 5 (trifft voll zu) bewertet (siehe </w:t>
      </w:r>
      <w:proofErr w:type="gramStart"/>
      <w:r w:rsidR="00AC4E99">
        <w:t>Grafik )</w:t>
      </w:r>
      <w:proofErr w:type="gramEnd"/>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r>
        <w:t>Szenario 1</w:t>
      </w:r>
    </w:p>
    <w:p w14:paraId="4D2E75BA" w14:textId="53124196"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57E439AF">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376A45D" w:rsidR="006C6F91" w:rsidRPr="001C4446" w:rsidRDefault="006C6F91" w:rsidP="006C6F91">
                            <w:pPr>
                              <w:pStyle w:val="Beschriftung"/>
                              <w:rPr>
                                <w:noProof/>
                                <w:szCs w:val="24"/>
                              </w:rPr>
                            </w:pPr>
                            <w:r>
                              <w:t xml:space="preserve">Abb. </w:t>
                            </w:r>
                            <w:fldSimple w:instr=" SEQ Abb. \* ARABIC ">
                              <w:r w:rsidR="00B34494">
                                <w:rPr>
                                  <w:noProof/>
                                </w:rPr>
                                <w:t>54</w:t>
                              </w:r>
                            </w:fldSimple>
                            <w:r>
                              <w:t xml:space="preserve">: </w:t>
                            </w:r>
                            <w:r w:rsidRPr="00BD5985">
                              <w:t xml:space="preserve">Häufigkeiten und Verteilung der Aussage 1 in </w:t>
                            </w:r>
                            <w:r>
                              <w:t>Szenario</w:t>
                            </w:r>
                            <w:r w:rsidRPr="00BD5985">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376A45D" w:rsidR="006C6F91" w:rsidRPr="001C4446" w:rsidRDefault="006C6F91" w:rsidP="006C6F91">
                      <w:pPr>
                        <w:pStyle w:val="Beschriftung"/>
                        <w:rPr>
                          <w:noProof/>
                          <w:szCs w:val="24"/>
                        </w:rPr>
                      </w:pPr>
                      <w:r>
                        <w:t xml:space="preserve">Abb. </w:t>
                      </w:r>
                      <w:fldSimple w:instr=" SEQ Abb. \* ARABIC ">
                        <w:r w:rsidR="00B34494">
                          <w:rPr>
                            <w:noProof/>
                          </w:rPr>
                          <w:t>54</w:t>
                        </w:r>
                      </w:fldSimple>
                      <w:r>
                        <w:t xml:space="preserve">: </w:t>
                      </w:r>
                      <w:r w:rsidRPr="00BD5985">
                        <w:t xml:space="preserve">Häufigkeiten und Verteilung der Aussage 1 in </w:t>
                      </w:r>
                      <w:r>
                        <w:t>Szenario</w:t>
                      </w:r>
                      <w:r w:rsidRPr="00BD5985">
                        <w:t xml:space="preserve"> 1</w:t>
                      </w:r>
                    </w:p>
                  </w:txbxContent>
                </v:textbox>
                <w10:wrap type="topAndBottom"/>
              </v:shape>
            </w:pict>
          </mc:Fallback>
        </mc:AlternateContent>
      </w:r>
      <w:r w:rsidR="009B3A79">
        <w:t xml:space="preserve">Aussage 1 in Szenario 1 wurde ein Mal mit der Wertung 1 (trifft gar nicht zu und fünf Mal mit der Wertung 5 (trifft voll zu) bewertet (siehe </w:t>
      </w:r>
      <w:proofErr w:type="gramStart"/>
      <w:r w:rsidR="009B3A79">
        <w:t>Grafik )</w:t>
      </w:r>
      <w:proofErr w:type="gramEnd"/>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r>
        <w:t>Szenario 2</w:t>
      </w:r>
    </w:p>
    <w:p w14:paraId="287CA13B" w14:textId="359B05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1D47A428">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425C4D5E" w:rsidR="006C6F91" w:rsidRPr="002228A7" w:rsidRDefault="006C6F91" w:rsidP="006C6F91">
                            <w:pPr>
                              <w:pStyle w:val="Beschriftung"/>
                              <w:rPr>
                                <w:noProof/>
                                <w:szCs w:val="24"/>
                              </w:rPr>
                            </w:pPr>
                            <w:r>
                              <w:t xml:space="preserve">Abb. </w:t>
                            </w:r>
                            <w:fldSimple w:instr=" SEQ Abb. \* ARABIC ">
                              <w:r w:rsidR="00B34494">
                                <w:rPr>
                                  <w:noProof/>
                                </w:rPr>
                                <w:t>55</w:t>
                              </w:r>
                            </w:fldSimple>
                            <w:r>
                              <w:t xml:space="preserve">: </w:t>
                            </w:r>
                            <w:r w:rsidRPr="000C0B31">
                              <w:t xml:space="preserve">Häufigkeiten und Verteilung der Aussage 1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425C4D5E" w:rsidR="006C6F91" w:rsidRPr="002228A7" w:rsidRDefault="006C6F91" w:rsidP="006C6F91">
                      <w:pPr>
                        <w:pStyle w:val="Beschriftung"/>
                        <w:rPr>
                          <w:noProof/>
                          <w:szCs w:val="24"/>
                        </w:rPr>
                      </w:pPr>
                      <w:r>
                        <w:t xml:space="preserve">Abb. </w:t>
                      </w:r>
                      <w:fldSimple w:instr=" SEQ Abb. \* ARABIC ">
                        <w:r w:rsidR="00B34494">
                          <w:rPr>
                            <w:noProof/>
                          </w:rPr>
                          <w:t>55</w:t>
                        </w:r>
                      </w:fldSimple>
                      <w:r>
                        <w:t xml:space="preserve">: </w:t>
                      </w:r>
                      <w:r w:rsidRPr="000C0B31">
                        <w:t xml:space="preserve">Häufigkeiten und Verteilung der Aussage 1 in </w:t>
                      </w:r>
                      <w:r>
                        <w:t>Szenario 2</w:t>
                      </w:r>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rsidR="00BC007B">
        <w:t xml:space="preserve"> und </w:t>
      </w:r>
      <w:proofErr w:type="spellStart"/>
      <w:r w:rsidR="000D7FDB">
        <w:t>ein</w:t>
      </w:r>
      <w:r w:rsidR="00BC007B">
        <w:t xml:space="preserve"> Mal</w:t>
      </w:r>
      <w:proofErr w:type="spellEnd"/>
      <w:r w:rsidR="00BC007B">
        <w:t xml:space="preserve"> mit der Wertung 5 (trifft voll zu) bewertet (siehe </w:t>
      </w:r>
      <w:proofErr w:type="gramStart"/>
      <w:r w:rsidR="00BC007B">
        <w:t>Grafik )</w:t>
      </w:r>
      <w:proofErr w:type="gramEnd"/>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1CFD4D21" w14:textId="0A5FB88E" w:rsidR="00CA7270" w:rsidRDefault="00CA7270" w:rsidP="00696E4F">
      <w:pPr>
        <w:jc w:val="left"/>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33EFC4B0" w:rsidR="00D12913" w:rsidRPr="00D12913" w:rsidRDefault="006C6F91" w:rsidP="00D12913">
      <w:r>
        <w:rPr>
          <w:noProof/>
        </w:rPr>
        <mc:AlternateContent>
          <mc:Choice Requires="wps">
            <w:drawing>
              <wp:anchor distT="0" distB="0" distL="114300" distR="114300" simplePos="0" relativeHeight="251712512" behindDoc="0" locked="0" layoutInCell="1" allowOverlap="1" wp14:anchorId="6F6936FC" wp14:editId="71D7E02C">
                <wp:simplePos x="0" y="0"/>
                <wp:positionH relativeFrom="column">
                  <wp:posOffset>1270</wp:posOffset>
                </wp:positionH>
                <wp:positionV relativeFrom="paragraph">
                  <wp:posOffset>2522220</wp:posOffset>
                </wp:positionV>
                <wp:extent cx="5939790" cy="177800"/>
                <wp:effectExtent l="0" t="0" r="3810" b="0"/>
                <wp:wrapTopAndBottom/>
                <wp:docPr id="108" name="Textfeld 108"/>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04D749B6" w14:textId="753CF7D2" w:rsidR="006C6F91" w:rsidRPr="009C2CBF" w:rsidRDefault="006C6F91" w:rsidP="006C6F91">
                            <w:pPr>
                              <w:pStyle w:val="Beschriftung"/>
                              <w:rPr>
                                <w:noProof/>
                                <w:szCs w:val="24"/>
                              </w:rPr>
                            </w:pPr>
                            <w:r>
                              <w:t xml:space="preserve">Abb. </w:t>
                            </w:r>
                            <w:fldSimple w:instr=" SEQ Abb. \* ARABIC ">
                              <w:r w:rsidR="00B34494">
                                <w:rPr>
                                  <w:noProof/>
                                </w:rPr>
                                <w:t>56</w:t>
                              </w:r>
                            </w:fldSimple>
                            <w:r>
                              <w:t xml:space="preserve">: </w:t>
                            </w:r>
                            <w:r w:rsidRPr="00245AA6">
                              <w:t xml:space="preserve">Häufigkeiten und Verteilung der Aussage </w:t>
                            </w:r>
                            <w:r>
                              <w:t>2</w:t>
                            </w:r>
                            <w:r w:rsidRPr="00245AA6">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36FC" id="Textfeld 108" o:spid="_x0000_s1031" type="#_x0000_t202" style="position:absolute;left:0;text-align:left;margin-left:.1pt;margin-top:198.6pt;width:467.7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S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" stroked="f">
                <v:textbox inset="0,0,0,0">
                  <w:txbxContent>
                    <w:p w14:paraId="04D749B6" w14:textId="753CF7D2" w:rsidR="006C6F91" w:rsidRPr="009C2CBF" w:rsidRDefault="006C6F91" w:rsidP="006C6F91">
                      <w:pPr>
                        <w:pStyle w:val="Beschriftung"/>
                        <w:rPr>
                          <w:noProof/>
                          <w:szCs w:val="24"/>
                        </w:rPr>
                      </w:pPr>
                      <w:r>
                        <w:t xml:space="preserve">Abb. </w:t>
                      </w:r>
                      <w:fldSimple w:instr=" SEQ Abb. \* ARABIC ">
                        <w:r w:rsidR="00B34494">
                          <w:rPr>
                            <w:noProof/>
                          </w:rPr>
                          <w:t>56</w:t>
                        </w:r>
                      </w:fldSimple>
                      <w:r>
                        <w:t xml:space="preserve">: </w:t>
                      </w:r>
                      <w:r w:rsidRPr="00245AA6">
                        <w:t xml:space="preserve">Häufigkeiten und Verteilung der Aussage </w:t>
                      </w:r>
                      <w:r>
                        <w:t>2</w:t>
                      </w:r>
                      <w:r w:rsidRPr="00245AA6">
                        <w:t xml:space="preserve"> in Baseline 1</w:t>
                      </w:r>
                    </w:p>
                  </w:txbxContent>
                </v:textbox>
                <w10:wrap type="topAndBottom"/>
              </v:shape>
            </w:pict>
          </mc:Fallback>
        </mc:AlternateContent>
      </w:r>
      <w:r w:rsidR="00D12913">
        <w:t xml:space="preserve">Aussage 2 in Baseline 1 wurde ein Mal mit der Wertung </w:t>
      </w:r>
      <w:r w:rsidR="00C9323E">
        <w:t>1</w:t>
      </w:r>
      <w:r w:rsidR="00D12913">
        <w:t xml:space="preserve"> (trifft </w:t>
      </w:r>
      <w:r w:rsidR="00C9323E">
        <w:t>gar nicht zu</w:t>
      </w:r>
      <w:r w:rsidR="00D12913">
        <w:t xml:space="preserve">), </w:t>
      </w:r>
      <w:proofErr w:type="spellStart"/>
      <w:r w:rsidR="00D12913">
        <w:t>ein Mal</w:t>
      </w:r>
      <w:proofErr w:type="spellEnd"/>
      <w:r w:rsidR="00D12913">
        <w:t xml:space="preserve"> mit der Wertung </w:t>
      </w:r>
      <w:r w:rsidR="00C9323E">
        <w:t xml:space="preserve">2 </w:t>
      </w:r>
      <w:r w:rsidR="00D12913">
        <w:t>(</w:t>
      </w:r>
      <w:r w:rsidR="00C9323E">
        <w:t>trifft eher nicht zu</w:t>
      </w:r>
      <w:r w:rsidR="00D12913">
        <w:t>)</w:t>
      </w:r>
      <w:r w:rsidR="00C9323E">
        <w:t xml:space="preserve"> </w:t>
      </w:r>
      <w:r w:rsidR="00D12913">
        <w:t xml:space="preserve">und </w:t>
      </w:r>
      <w:r w:rsidR="00C9323E">
        <w:t>vier</w:t>
      </w:r>
      <w:r w:rsidR="00D12913">
        <w:t xml:space="preserve"> Mal mit der Wertung 5 (trifft voll zu) bewertet (siehe </w:t>
      </w:r>
      <w:proofErr w:type="gramStart"/>
      <w:r w:rsidR="00D12913">
        <w:t>Grafik )</w:t>
      </w:r>
      <w:proofErr w:type="gramEnd"/>
      <w:r w:rsidR="00D12913">
        <w:t>.</w:t>
      </w:r>
    </w:p>
    <w:p w14:paraId="01F67400" w14:textId="02A52A6B"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r>
        <w:lastRenderedPageBreak/>
        <w:t>Baseline 2</w:t>
      </w:r>
    </w:p>
    <w:p w14:paraId="1E385DD8" w14:textId="4C8467F1"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13CE5D14">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2D175178" w:rsidR="006C6F91" w:rsidRPr="00C249B6" w:rsidRDefault="006C6F91" w:rsidP="006C6F91">
                            <w:pPr>
                              <w:pStyle w:val="Beschriftung"/>
                              <w:rPr>
                                <w:noProof/>
                                <w:szCs w:val="24"/>
                              </w:rPr>
                            </w:pPr>
                            <w:r>
                              <w:t xml:space="preserve">Abb. </w:t>
                            </w:r>
                            <w:fldSimple w:instr=" SEQ Abb. \* ARABIC ">
                              <w:r w:rsidR="00B34494">
                                <w:rPr>
                                  <w:noProof/>
                                </w:rPr>
                                <w:t>57</w:t>
                              </w:r>
                            </w:fldSimple>
                            <w:r>
                              <w:t xml:space="preserve">: </w:t>
                            </w:r>
                            <w:r w:rsidRPr="00A91BE9">
                              <w:t xml:space="preserve">Häufigkeiten und Verteilung der Aussage </w:t>
                            </w:r>
                            <w:r>
                              <w:t>2</w:t>
                            </w:r>
                            <w:r w:rsidRPr="00A91BE9">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2D175178" w:rsidR="006C6F91" w:rsidRPr="00C249B6" w:rsidRDefault="006C6F91" w:rsidP="006C6F91">
                      <w:pPr>
                        <w:pStyle w:val="Beschriftung"/>
                        <w:rPr>
                          <w:noProof/>
                          <w:szCs w:val="24"/>
                        </w:rPr>
                      </w:pPr>
                      <w:r>
                        <w:t xml:space="preserve">Abb. </w:t>
                      </w:r>
                      <w:fldSimple w:instr=" SEQ Abb. \* ARABIC ">
                        <w:r w:rsidR="00B34494">
                          <w:rPr>
                            <w:noProof/>
                          </w:rPr>
                          <w:t>57</w:t>
                        </w:r>
                      </w:fldSimple>
                      <w:r>
                        <w:t xml:space="preserve">: </w:t>
                      </w:r>
                      <w:r w:rsidRPr="00A91BE9">
                        <w:t xml:space="preserve">Häufigkeiten und Verteilung der Aussage </w:t>
                      </w:r>
                      <w:r>
                        <w:t>2</w:t>
                      </w:r>
                      <w:r w:rsidRPr="00A91BE9">
                        <w:t xml:space="preserve"> in Baseline </w:t>
                      </w:r>
                      <w:r>
                        <w:t>2</w:t>
                      </w:r>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 xml:space="preserve">Aussage 2 in Baseline 2 wurde ein Mal mit der Wertung 1 (trifft gar nicht zu) und fünf Mal mit der Wertung 5 (trifft voll zu) bewertet (siehe </w:t>
      </w:r>
      <w:proofErr w:type="gramStart"/>
      <w:r w:rsidR="0033008A">
        <w:t>Grafik )</w:t>
      </w:r>
      <w:proofErr w:type="gramEnd"/>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r>
        <w:t>Baseline 3</w:t>
      </w:r>
    </w:p>
    <w:p w14:paraId="2C98BB40" w14:textId="1C5506DC"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2FC3B734">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B5CEE25" w:rsidR="00F311F8" w:rsidRPr="008035BC" w:rsidRDefault="00F311F8" w:rsidP="00F311F8">
                            <w:pPr>
                              <w:pStyle w:val="Beschriftung"/>
                              <w:rPr>
                                <w:noProof/>
                                <w:szCs w:val="24"/>
                              </w:rPr>
                            </w:pPr>
                            <w:r>
                              <w:t xml:space="preserve">Abb. </w:t>
                            </w:r>
                            <w:fldSimple w:instr=" SEQ Abb. \* ARABIC ">
                              <w:r w:rsidR="00B34494">
                                <w:rPr>
                                  <w:noProof/>
                                </w:rPr>
                                <w:t>58</w:t>
                              </w:r>
                            </w:fldSimple>
                            <w:r>
                              <w:t xml:space="preserve">: </w:t>
                            </w:r>
                            <w:r w:rsidRPr="00BE324F">
                              <w:t xml:space="preserve">Häufigkeiten und Verteilung der Aussage </w:t>
                            </w:r>
                            <w:r>
                              <w:t>2</w:t>
                            </w:r>
                            <w:r w:rsidRPr="00BE324F">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B5CEE25" w:rsidR="00F311F8" w:rsidRPr="008035BC" w:rsidRDefault="00F311F8" w:rsidP="00F311F8">
                      <w:pPr>
                        <w:pStyle w:val="Beschriftung"/>
                        <w:rPr>
                          <w:noProof/>
                          <w:szCs w:val="24"/>
                        </w:rPr>
                      </w:pPr>
                      <w:r>
                        <w:t xml:space="preserve">Abb. </w:t>
                      </w:r>
                      <w:fldSimple w:instr=" SEQ Abb. \* ARABIC ">
                        <w:r w:rsidR="00B34494">
                          <w:rPr>
                            <w:noProof/>
                          </w:rPr>
                          <w:t>58</w:t>
                        </w:r>
                      </w:fldSimple>
                      <w:r>
                        <w:t xml:space="preserve">: </w:t>
                      </w:r>
                      <w:r w:rsidRPr="00BE324F">
                        <w:t xml:space="preserve">Häufigkeiten und Verteilung der Aussage </w:t>
                      </w:r>
                      <w:r>
                        <w:t>2</w:t>
                      </w:r>
                      <w:r w:rsidRPr="00BE324F">
                        <w:t xml:space="preserve"> in Baseline </w:t>
                      </w:r>
                      <w:r>
                        <w:t>3</w:t>
                      </w:r>
                    </w:p>
                  </w:txbxContent>
                </v:textbox>
                <w10:wrap type="topAndBottom"/>
              </v:shape>
            </w:pict>
          </mc:Fallback>
        </mc:AlternateContent>
      </w:r>
      <w:r w:rsidR="00F1011B">
        <w:t xml:space="preserve">Aussage 2 in Baseline 2 wurde ein Mal mit der Wertung 1 (trifft gar nicht zu) und fünf Mal mit der Wertung 5 (trifft voll zu) bewertet (siehe </w:t>
      </w:r>
      <w:proofErr w:type="gramStart"/>
      <w:r w:rsidR="00F1011B">
        <w:t>Grafik )</w:t>
      </w:r>
      <w:proofErr w:type="gramEnd"/>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r>
        <w:t>Szenario 1</w:t>
      </w:r>
    </w:p>
    <w:p w14:paraId="57631C58" w14:textId="77777777"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0F3F77F4">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5A75F654" w:rsidR="00F311F8" w:rsidRPr="00F350E7" w:rsidRDefault="00F311F8" w:rsidP="00F311F8">
                            <w:pPr>
                              <w:pStyle w:val="Beschriftung"/>
                              <w:rPr>
                                <w:noProof/>
                                <w:szCs w:val="24"/>
                              </w:rPr>
                            </w:pPr>
                            <w:r>
                              <w:t xml:space="preserve">Abb. </w:t>
                            </w:r>
                            <w:fldSimple w:instr=" SEQ Abb. \* ARABIC ">
                              <w:r w:rsidR="00B34494">
                                <w:rPr>
                                  <w:noProof/>
                                </w:rPr>
                                <w:t>59</w:t>
                              </w:r>
                            </w:fldSimple>
                            <w:r>
                              <w:t xml:space="preserve">: </w:t>
                            </w:r>
                            <w:r w:rsidRPr="008576B4">
                              <w:t xml:space="preserve">Häufigkeiten und Verteilung der Aussage </w:t>
                            </w:r>
                            <w:r>
                              <w:t>2</w:t>
                            </w:r>
                            <w:r w:rsidRPr="008576B4">
                              <w:t xml:space="preserve"> in </w:t>
                            </w:r>
                            <w:r>
                              <w:t>Szenario</w:t>
                            </w:r>
                            <w:r w:rsidRPr="008576B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5A75F654" w:rsidR="00F311F8" w:rsidRPr="00F350E7" w:rsidRDefault="00F311F8" w:rsidP="00F311F8">
                      <w:pPr>
                        <w:pStyle w:val="Beschriftung"/>
                        <w:rPr>
                          <w:noProof/>
                          <w:szCs w:val="24"/>
                        </w:rPr>
                      </w:pPr>
                      <w:r>
                        <w:t xml:space="preserve">Abb. </w:t>
                      </w:r>
                      <w:fldSimple w:instr=" SEQ Abb. \* ARABIC ">
                        <w:r w:rsidR="00B34494">
                          <w:rPr>
                            <w:noProof/>
                          </w:rPr>
                          <w:t>59</w:t>
                        </w:r>
                      </w:fldSimple>
                      <w:r>
                        <w:t xml:space="preserve">: </w:t>
                      </w:r>
                      <w:r w:rsidRPr="008576B4">
                        <w:t xml:space="preserve">Häufigkeiten und Verteilung der Aussage </w:t>
                      </w:r>
                      <w:r>
                        <w:t>2</w:t>
                      </w:r>
                      <w:r w:rsidRPr="008576B4">
                        <w:t xml:space="preserve"> in </w:t>
                      </w:r>
                      <w:r>
                        <w:t>Szenario</w:t>
                      </w:r>
                      <w:r w:rsidRPr="008576B4">
                        <w:t xml:space="preserve"> 1</w:t>
                      </w:r>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proofErr w:type="gramStart"/>
      <w:r w:rsidR="000A2743">
        <w:t>Grafik )</w:t>
      </w:r>
      <w:proofErr w:type="gramEnd"/>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r>
        <w:t>Szenario 2</w:t>
      </w:r>
    </w:p>
    <w:p w14:paraId="43782A00" w14:textId="79FE71B3"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1C860D1B">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521BE4A1" w:rsidR="00E079B8" w:rsidRPr="005D27F0" w:rsidRDefault="00E079B8" w:rsidP="00E079B8">
                            <w:pPr>
                              <w:pStyle w:val="Beschriftung"/>
                              <w:rPr>
                                <w:noProof/>
                                <w:szCs w:val="24"/>
                              </w:rPr>
                            </w:pPr>
                            <w:r>
                              <w:t xml:space="preserve">Abb. </w:t>
                            </w:r>
                            <w:fldSimple w:instr=" SEQ Abb. \* ARABIC ">
                              <w:r w:rsidR="00B34494">
                                <w:rPr>
                                  <w:noProof/>
                                </w:rPr>
                                <w:t>60</w:t>
                              </w:r>
                            </w:fldSimple>
                            <w:r>
                              <w:t xml:space="preserve">: </w:t>
                            </w:r>
                            <w:r w:rsidRPr="00614E5A">
                              <w:t xml:space="preserve">Häufigkeiten und Verteilung der Aussage </w:t>
                            </w:r>
                            <w:r>
                              <w:t>2 in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521BE4A1" w:rsidR="00E079B8" w:rsidRPr="005D27F0" w:rsidRDefault="00E079B8" w:rsidP="00E079B8">
                      <w:pPr>
                        <w:pStyle w:val="Beschriftung"/>
                        <w:rPr>
                          <w:noProof/>
                          <w:szCs w:val="24"/>
                        </w:rPr>
                      </w:pPr>
                      <w:r>
                        <w:t xml:space="preserve">Abb. </w:t>
                      </w:r>
                      <w:fldSimple w:instr=" SEQ Abb. \* ARABIC ">
                        <w:r w:rsidR="00B34494">
                          <w:rPr>
                            <w:noProof/>
                          </w:rPr>
                          <w:t>60</w:t>
                        </w:r>
                      </w:fldSimple>
                      <w:r>
                        <w:t xml:space="preserve">: </w:t>
                      </w:r>
                      <w:r w:rsidRPr="00614E5A">
                        <w:t xml:space="preserve">Häufigkeiten und Verteilung der Aussage </w:t>
                      </w:r>
                      <w:r>
                        <w:t>2 in Szenario 2</w:t>
                      </w:r>
                    </w:p>
                  </w:txbxContent>
                </v:textbox>
                <w10:wrap type="topAndBottom"/>
              </v:shape>
            </w:pict>
          </mc:Fallback>
        </mc:AlternateContent>
      </w:r>
      <w:r w:rsidR="000A2743">
        <w:t xml:space="preserve">Aussage 2 in Szenario 1 wurde ein Mal mit der Wertung 1 (trifft gar nicht zu), </w:t>
      </w:r>
      <w:proofErr w:type="spellStart"/>
      <w:r w:rsidR="000A2743">
        <w:t>ein Mal</w:t>
      </w:r>
      <w:proofErr w:type="spellEnd"/>
      <w:r w:rsidR="000A2743">
        <w:t xml:space="preserve"> mit der Wertung 4 (Trifft eher zu) und 4 Mal mit der Wertung 5 (trifft voll zu) bewertet (siehe </w:t>
      </w:r>
      <w:proofErr w:type="gramStart"/>
      <w:r w:rsidR="000A2743">
        <w:t>Grafik )</w:t>
      </w:r>
      <w:proofErr w:type="gramEnd"/>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p>
    <w:p w14:paraId="4B37A293" w14:textId="6A6F23F1" w:rsidR="00D76D92" w:rsidRPr="000A2743" w:rsidRDefault="00D76D92" w:rsidP="00D76D92">
      <w:pPr>
        <w:jc w:val="left"/>
      </w:pPr>
      <w:r>
        <w:lastRenderedPageBreak/>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551B9503" w:rsidR="006F11DC" w:rsidRPr="006F11DC" w:rsidRDefault="00711C6D" w:rsidP="006F11DC">
      <w:r>
        <w:rPr>
          <w:noProof/>
        </w:rPr>
        <mc:AlternateContent>
          <mc:Choice Requires="wps">
            <w:drawing>
              <wp:anchor distT="0" distB="0" distL="114300" distR="114300" simplePos="0" relativeHeight="251722752" behindDoc="0" locked="0" layoutInCell="1" allowOverlap="1" wp14:anchorId="2D06D094" wp14:editId="2C367975">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61AC9C03" w:rsidR="00711C6D" w:rsidRPr="00E942CA" w:rsidRDefault="00711C6D" w:rsidP="00711C6D">
                            <w:pPr>
                              <w:pStyle w:val="Beschriftung"/>
                              <w:rPr>
                                <w:noProof/>
                                <w:szCs w:val="24"/>
                              </w:rPr>
                            </w:pPr>
                            <w:r>
                              <w:t xml:space="preserve">Abb. </w:t>
                            </w:r>
                            <w:fldSimple w:instr=" SEQ Abb. \* ARABIC ">
                              <w:r w:rsidR="00B34494">
                                <w:rPr>
                                  <w:noProof/>
                                </w:rPr>
                                <w:t>61</w:t>
                              </w:r>
                            </w:fldSimple>
                            <w:r>
                              <w:t xml:space="preserve">: </w:t>
                            </w:r>
                            <w:r w:rsidRPr="008E5546">
                              <w:t xml:space="preserve">Häufigkeiten und Verteilung der Aussage </w:t>
                            </w:r>
                            <w:r>
                              <w:t>3</w:t>
                            </w:r>
                            <w:r w:rsidRPr="008E5546">
                              <w:t xml:space="preserve"> in Baseline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61AC9C03" w:rsidR="00711C6D" w:rsidRPr="00E942CA" w:rsidRDefault="00711C6D" w:rsidP="00711C6D">
                      <w:pPr>
                        <w:pStyle w:val="Beschriftung"/>
                        <w:rPr>
                          <w:noProof/>
                          <w:szCs w:val="24"/>
                        </w:rPr>
                      </w:pPr>
                      <w:r>
                        <w:t xml:space="preserve">Abb. </w:t>
                      </w:r>
                      <w:fldSimple w:instr=" SEQ Abb. \* ARABIC ">
                        <w:r w:rsidR="00B34494">
                          <w:rPr>
                            <w:noProof/>
                          </w:rPr>
                          <w:t>61</w:t>
                        </w:r>
                      </w:fldSimple>
                      <w:r>
                        <w:t xml:space="preserve">: </w:t>
                      </w:r>
                      <w:r w:rsidRPr="008E5546">
                        <w:t xml:space="preserve">Häufigkeiten und Verteilung der Aussage </w:t>
                      </w:r>
                      <w:r>
                        <w:t>3</w:t>
                      </w:r>
                      <w:r w:rsidRPr="008E5546">
                        <w:t xml:space="preserve"> in Baseline </w:t>
                      </w:r>
                      <w:r>
                        <w:t>1</w:t>
                      </w:r>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w:t>
      </w:r>
      <w:proofErr w:type="spellStart"/>
      <w:r w:rsidR="006F11DC">
        <w:t>ein Mal</w:t>
      </w:r>
      <w:proofErr w:type="spellEnd"/>
      <w:r w:rsidR="006F11DC">
        <w:t xml:space="preserve"> mit der Wertung 4 (Trifft eher zu) und </w:t>
      </w:r>
      <w:r w:rsidR="00EC233C">
        <w:t>vier</w:t>
      </w:r>
      <w:r w:rsidR="006F11DC">
        <w:t xml:space="preserve"> Mal mit der Wertung 5 (trifft voll zu) bewertet (siehe </w:t>
      </w:r>
      <w:proofErr w:type="gramStart"/>
      <w:r w:rsidR="006F11DC">
        <w:t>Grafik )</w:t>
      </w:r>
      <w:proofErr w:type="gramEnd"/>
      <w:r w:rsidR="006F11DC">
        <w:t>.</w:t>
      </w:r>
    </w:p>
    <w:p w14:paraId="2D2A3166" w14:textId="5E85FBD9"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199D48DD" w14:textId="77777777" w:rsidR="00011D8E" w:rsidRPr="00011D8E" w:rsidRDefault="00011D8E" w:rsidP="00011D8E">
      <w:pPr>
        <w:pStyle w:val="berschrift6"/>
      </w:pPr>
    </w:p>
    <w:p w14:paraId="2B467ACB" w14:textId="6028C930" w:rsidR="00011D8E" w:rsidRDefault="001F6946" w:rsidP="00E965F8">
      <w:pPr>
        <w:jc w:val="left"/>
        <w:rPr>
          <w:noProof/>
        </w:rPr>
      </w:pPr>
      <w:r>
        <w:rPr>
          <w:noProof/>
        </w:rPr>
        <w:lastRenderedPageBreak/>
        <mc:AlternateContent>
          <mc:Choice Requires="wps">
            <w:drawing>
              <wp:anchor distT="0" distB="0" distL="114300" distR="114300" simplePos="0" relativeHeight="251724800" behindDoc="0" locked="0" layoutInCell="1" allowOverlap="1" wp14:anchorId="7A3B1635" wp14:editId="12636D81">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244828D8" w:rsidR="001F6946" w:rsidRPr="00D46255" w:rsidRDefault="001F6946" w:rsidP="001F6946">
                            <w:pPr>
                              <w:pStyle w:val="Beschriftung"/>
                              <w:rPr>
                                <w:noProof/>
                                <w:szCs w:val="24"/>
                              </w:rPr>
                            </w:pPr>
                            <w:r>
                              <w:t xml:space="preserve">Abb. </w:t>
                            </w:r>
                            <w:fldSimple w:instr=" SEQ Abb. \* ARABIC ">
                              <w:r w:rsidR="00B34494">
                                <w:rPr>
                                  <w:noProof/>
                                </w:rPr>
                                <w:t>62</w:t>
                              </w:r>
                            </w:fldSimple>
                            <w:r>
                              <w:t xml:space="preserve">: </w:t>
                            </w:r>
                            <w:r w:rsidRPr="00853D02">
                              <w:t xml:space="preserve">Häufigkeiten und Verteilung der Aussage </w:t>
                            </w:r>
                            <w:r>
                              <w:t>3</w:t>
                            </w:r>
                            <w:r w:rsidRPr="00853D02">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244828D8" w:rsidR="001F6946" w:rsidRPr="00D46255" w:rsidRDefault="001F6946" w:rsidP="001F6946">
                      <w:pPr>
                        <w:pStyle w:val="Beschriftung"/>
                        <w:rPr>
                          <w:noProof/>
                          <w:szCs w:val="24"/>
                        </w:rPr>
                      </w:pPr>
                      <w:r>
                        <w:t xml:space="preserve">Abb. </w:t>
                      </w:r>
                      <w:fldSimple w:instr=" SEQ Abb. \* ARABIC ">
                        <w:r w:rsidR="00B34494">
                          <w:rPr>
                            <w:noProof/>
                          </w:rPr>
                          <w:t>62</w:t>
                        </w:r>
                      </w:fldSimple>
                      <w:r>
                        <w:t xml:space="preserve">: </w:t>
                      </w:r>
                      <w:r w:rsidRPr="00853D02">
                        <w:t xml:space="preserve">Häufigkeiten und Verteilung der Aussage </w:t>
                      </w:r>
                      <w:r>
                        <w:t>3</w:t>
                      </w:r>
                      <w:r w:rsidRPr="00853D02">
                        <w:t xml:space="preserve"> in Baseline </w:t>
                      </w:r>
                      <w:r>
                        <w:t>2</w:t>
                      </w:r>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00E965F8"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berschrift5"/>
      </w:pPr>
      <w:r>
        <w:t>Baseline 3</w:t>
      </w:r>
    </w:p>
    <w:p w14:paraId="01427938" w14:textId="5F18CA15" w:rsidR="0050321E" w:rsidRPr="0050321E" w:rsidRDefault="00C721C4" w:rsidP="0050321E">
      <w:r>
        <w:rPr>
          <w:noProof/>
        </w:rPr>
        <mc:AlternateContent>
          <mc:Choice Requires="wps">
            <w:drawing>
              <wp:anchor distT="0" distB="0" distL="114300" distR="114300" simplePos="0" relativeHeight="251726848" behindDoc="0" locked="0" layoutInCell="1" allowOverlap="1" wp14:anchorId="247B74A5" wp14:editId="0DA1836A">
                <wp:simplePos x="0" y="0"/>
                <wp:positionH relativeFrom="column">
                  <wp:posOffset>1270</wp:posOffset>
                </wp:positionH>
                <wp:positionV relativeFrom="paragraph">
                  <wp:posOffset>2521585</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26BC4991" w:rsidR="00C721C4" w:rsidRPr="00A7221C" w:rsidRDefault="00C721C4" w:rsidP="00C721C4">
                            <w:pPr>
                              <w:pStyle w:val="Beschriftung"/>
                              <w:rPr>
                                <w:noProof/>
                                <w:szCs w:val="24"/>
                              </w:rPr>
                            </w:pPr>
                            <w:r>
                              <w:t xml:space="preserve">Abb. </w:t>
                            </w:r>
                            <w:fldSimple w:instr=" SEQ Abb. \* ARABIC ">
                              <w:r w:rsidR="00B34494">
                                <w:rPr>
                                  <w:noProof/>
                                </w:rPr>
                                <w:t>63</w:t>
                              </w:r>
                            </w:fldSimple>
                            <w:r>
                              <w:t xml:space="preserve">: </w:t>
                            </w:r>
                            <w:r w:rsidRPr="00C00E2A">
                              <w:t xml:space="preserve">Häufigkeiten und Verteilung der Aussage </w:t>
                            </w:r>
                            <w:r>
                              <w:t>3</w:t>
                            </w:r>
                            <w:r w:rsidRPr="00C00E2A">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left:0;text-align:left;margin-left:.1pt;margin-top:198.55pt;width:467.7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" stroked="f">
                <v:textbox inset="0,0,0,0">
                  <w:txbxContent>
                    <w:p w14:paraId="3D43B07A" w14:textId="26BC4991" w:rsidR="00C721C4" w:rsidRPr="00A7221C" w:rsidRDefault="00C721C4" w:rsidP="00C721C4">
                      <w:pPr>
                        <w:pStyle w:val="Beschriftung"/>
                        <w:rPr>
                          <w:noProof/>
                          <w:szCs w:val="24"/>
                        </w:rPr>
                      </w:pPr>
                      <w:r>
                        <w:t xml:space="preserve">Abb. </w:t>
                      </w:r>
                      <w:fldSimple w:instr=" SEQ Abb. \* ARABIC ">
                        <w:r w:rsidR="00B34494">
                          <w:rPr>
                            <w:noProof/>
                          </w:rPr>
                          <w:t>63</w:t>
                        </w:r>
                      </w:fldSimple>
                      <w:r>
                        <w:t xml:space="preserve">: </w:t>
                      </w:r>
                      <w:r w:rsidRPr="00C00E2A">
                        <w:t xml:space="preserve">Häufigkeiten und Verteilung der Aussage </w:t>
                      </w:r>
                      <w:r>
                        <w:t>3</w:t>
                      </w:r>
                      <w:r w:rsidRPr="00C00E2A">
                        <w:t xml:space="preserve"> in Baseline </w:t>
                      </w:r>
                      <w:r>
                        <w:t>3</w:t>
                      </w:r>
                    </w:p>
                  </w:txbxContent>
                </v:textbox>
                <w10:wrap type="topAndBottom"/>
              </v:shape>
            </w:pict>
          </mc:Fallback>
        </mc:AlternateContent>
      </w:r>
      <w:r w:rsidR="00C13BF2">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w:t>
      </w:r>
      <w:proofErr w:type="spellStart"/>
      <w:r w:rsidR="0050321E">
        <w:t>ein Mal</w:t>
      </w:r>
      <w:proofErr w:type="spellEnd"/>
      <w:r w:rsidR="0050321E">
        <w:t xml:space="preserve"> mit der Wertung 4 (Trifft eher zu) und </w:t>
      </w:r>
      <w:r w:rsidR="00EC233C">
        <w:t>vier</w:t>
      </w:r>
      <w:r w:rsidR="0050321E">
        <w:t xml:space="preserve"> Mal mit der Wertung 5 (trifft voll zu) bewertet (siehe </w:t>
      </w:r>
      <w:proofErr w:type="gramStart"/>
      <w:r w:rsidR="0050321E">
        <w:t>Grafik )</w:t>
      </w:r>
      <w:proofErr w:type="gramEnd"/>
      <w:r w:rsidR="0050321E">
        <w:t>.</w:t>
      </w:r>
    </w:p>
    <w:p w14:paraId="11A395E7" w14:textId="1FD8E6BE"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r>
        <w:lastRenderedPageBreak/>
        <w:t>Szenario 1</w:t>
      </w:r>
    </w:p>
    <w:p w14:paraId="10D03167" w14:textId="7A5626DC"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1FA6A43C">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7E6FF38B" w:rsidR="008C33F1" w:rsidRPr="0060421B" w:rsidRDefault="008C33F1" w:rsidP="008C33F1">
                            <w:pPr>
                              <w:pStyle w:val="Beschriftung"/>
                              <w:rPr>
                                <w:noProof/>
                                <w:szCs w:val="24"/>
                              </w:rPr>
                            </w:pPr>
                            <w:r>
                              <w:t xml:space="preserve">Abb. </w:t>
                            </w:r>
                            <w:fldSimple w:instr=" SEQ Abb. \* ARABIC ">
                              <w:r w:rsidR="00B34494">
                                <w:rPr>
                                  <w:noProof/>
                                </w:rPr>
                                <w:t>64</w:t>
                              </w:r>
                            </w:fldSimple>
                            <w:r>
                              <w:t xml:space="preserve">: </w:t>
                            </w:r>
                            <w:r w:rsidRPr="007D40F2">
                              <w:t xml:space="preserve">Häufigkeiten und Verteilung der Aussage </w:t>
                            </w:r>
                            <w:r>
                              <w:t>3</w:t>
                            </w:r>
                            <w:r w:rsidRPr="007D40F2">
                              <w:t xml:space="preserve"> in </w:t>
                            </w:r>
                            <w:r>
                              <w:t>Szenario</w:t>
                            </w:r>
                            <w:r w:rsidRPr="007D40F2">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7E6FF38B" w:rsidR="008C33F1" w:rsidRPr="0060421B" w:rsidRDefault="008C33F1" w:rsidP="008C33F1">
                      <w:pPr>
                        <w:pStyle w:val="Beschriftung"/>
                        <w:rPr>
                          <w:noProof/>
                          <w:szCs w:val="24"/>
                        </w:rPr>
                      </w:pPr>
                      <w:r>
                        <w:t xml:space="preserve">Abb. </w:t>
                      </w:r>
                      <w:fldSimple w:instr=" SEQ Abb. \* ARABIC ">
                        <w:r w:rsidR="00B34494">
                          <w:rPr>
                            <w:noProof/>
                          </w:rPr>
                          <w:t>64</w:t>
                        </w:r>
                      </w:fldSimple>
                      <w:r>
                        <w:t xml:space="preserve">: </w:t>
                      </w:r>
                      <w:r w:rsidRPr="007D40F2">
                        <w:t xml:space="preserve">Häufigkeiten und Verteilung der Aussage </w:t>
                      </w:r>
                      <w:r>
                        <w:t>3</w:t>
                      </w:r>
                      <w:r w:rsidRPr="007D40F2">
                        <w:t xml:space="preserve"> in </w:t>
                      </w:r>
                      <w:r>
                        <w:t>Szenario</w:t>
                      </w:r>
                      <w:r w:rsidRPr="007D40F2">
                        <w:t xml:space="preserve"> 1</w:t>
                      </w:r>
                    </w:p>
                  </w:txbxContent>
                </v:textbox>
                <w10:wrap type="topAndBottom"/>
              </v:shape>
            </w:pict>
          </mc:Fallback>
        </mc:AlternateContent>
      </w:r>
      <w:r w:rsidR="0006032D">
        <w:t xml:space="preserve">Aussage 3 in Szenario 1 wurde ein Mal mit der Wertung 1 (trifft gar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proofErr w:type="gramStart"/>
      <w:r w:rsidR="0006032D">
        <w:t>Grafik )</w:t>
      </w:r>
      <w:proofErr w:type="gramEnd"/>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r>
        <w:t>Szenario 2</w:t>
      </w:r>
    </w:p>
    <w:p w14:paraId="6FE0EB29" w14:textId="1FC1138B"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6112C316">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7F77014E" w:rsidR="0045181C" w:rsidRPr="005F02C6" w:rsidRDefault="0045181C" w:rsidP="0045181C">
                            <w:pPr>
                              <w:pStyle w:val="Beschriftung"/>
                              <w:rPr>
                                <w:noProof/>
                                <w:szCs w:val="24"/>
                              </w:rPr>
                            </w:pPr>
                            <w:r>
                              <w:t xml:space="preserve">Abb. </w:t>
                            </w:r>
                            <w:fldSimple w:instr=" SEQ Abb. \* ARABIC ">
                              <w:r w:rsidR="00B34494">
                                <w:rPr>
                                  <w:noProof/>
                                </w:rPr>
                                <w:t>65</w:t>
                              </w:r>
                            </w:fldSimple>
                            <w:r>
                              <w:t xml:space="preserve">: </w:t>
                            </w:r>
                            <w:r w:rsidRPr="00641E4A">
                              <w:t xml:space="preserve">Häufigkeiten und Verteilung der Aussage </w:t>
                            </w:r>
                            <w:r>
                              <w:t>3</w:t>
                            </w:r>
                            <w:r w:rsidRPr="00641E4A">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7F77014E" w:rsidR="0045181C" w:rsidRPr="005F02C6" w:rsidRDefault="0045181C" w:rsidP="0045181C">
                      <w:pPr>
                        <w:pStyle w:val="Beschriftung"/>
                        <w:rPr>
                          <w:noProof/>
                          <w:szCs w:val="24"/>
                        </w:rPr>
                      </w:pPr>
                      <w:r>
                        <w:t xml:space="preserve">Abb. </w:t>
                      </w:r>
                      <w:fldSimple w:instr=" SEQ Abb. \* ARABIC ">
                        <w:r w:rsidR="00B34494">
                          <w:rPr>
                            <w:noProof/>
                          </w:rPr>
                          <w:t>65</w:t>
                        </w:r>
                      </w:fldSimple>
                      <w:r>
                        <w:t xml:space="preserve">: </w:t>
                      </w:r>
                      <w:r w:rsidRPr="00641E4A">
                        <w:t xml:space="preserve">Häufigkeiten und Verteilung der Aussage </w:t>
                      </w:r>
                      <w:r>
                        <w:t>3</w:t>
                      </w:r>
                      <w:r w:rsidRPr="00641E4A">
                        <w:t xml:space="preserve"> in </w:t>
                      </w:r>
                      <w:r>
                        <w:t>Szenario 2</w:t>
                      </w:r>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proofErr w:type="gramStart"/>
      <w:r w:rsidR="0006032D">
        <w:t>Grafik )</w:t>
      </w:r>
      <w:proofErr w:type="gramEnd"/>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7D319A31"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w:t>
      </w:r>
      <w:r w:rsidR="002A428E">
        <w:rPr>
          <w:sz w:val="21"/>
          <w:szCs w:val="21"/>
        </w:rPr>
        <w:lastRenderedPageBreak/>
        <w:t>Mittelwerts (4,17) und des Medians (5), lässt eine mehrheitliche Zustimmung interpretieren. Dem überwiegend meiste Teil der Probanden (5/6) war die physische Umgebung sehr bewusst (Wertung 4 und 5) und lediglich ein Teilnehmer nicht (Wertung 2).</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FC447BC"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20ABE530">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65F0E37A" w:rsidR="00310F52" w:rsidRPr="00017CC8" w:rsidRDefault="00310F52" w:rsidP="00310F52">
                            <w:pPr>
                              <w:pStyle w:val="Beschriftung"/>
                              <w:rPr>
                                <w:noProof/>
                                <w:szCs w:val="24"/>
                              </w:rPr>
                            </w:pPr>
                            <w:r>
                              <w:t xml:space="preserve">Abb. </w:t>
                            </w:r>
                            <w:fldSimple w:instr=" SEQ Abb. \* ARABIC ">
                              <w:r w:rsidR="00B34494">
                                <w:rPr>
                                  <w:noProof/>
                                </w:rPr>
                                <w:t>66</w:t>
                              </w:r>
                            </w:fldSimple>
                            <w:r>
                              <w:t xml:space="preserve">: </w:t>
                            </w:r>
                            <w:r w:rsidRPr="00F81662">
                              <w:t xml:space="preserve">Häufigkeiten und Verteilung der Aussage </w:t>
                            </w:r>
                            <w:r>
                              <w:t>4</w:t>
                            </w:r>
                            <w:r w:rsidRPr="00F81662">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65F0E37A" w:rsidR="00310F52" w:rsidRPr="00017CC8" w:rsidRDefault="00310F52" w:rsidP="00310F52">
                      <w:pPr>
                        <w:pStyle w:val="Beschriftung"/>
                        <w:rPr>
                          <w:noProof/>
                          <w:szCs w:val="24"/>
                        </w:rPr>
                      </w:pPr>
                      <w:r>
                        <w:t xml:space="preserve">Abb. </w:t>
                      </w:r>
                      <w:fldSimple w:instr=" SEQ Abb. \* ARABIC ">
                        <w:r w:rsidR="00B34494">
                          <w:rPr>
                            <w:noProof/>
                          </w:rPr>
                          <w:t>66</w:t>
                        </w:r>
                      </w:fldSimple>
                      <w:r>
                        <w:t xml:space="preserve">: </w:t>
                      </w:r>
                      <w:r w:rsidRPr="00F81662">
                        <w:t xml:space="preserve">Häufigkeiten und Verteilung der Aussage </w:t>
                      </w:r>
                      <w:r>
                        <w:t>4</w:t>
                      </w:r>
                      <w:r w:rsidRPr="00F81662">
                        <w:t xml:space="preserve"> in Baseline 1</w:t>
                      </w:r>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w:t>
      </w:r>
      <w:proofErr w:type="spellStart"/>
      <w:r w:rsidR="006C1D58">
        <w:t>ein Mal</w:t>
      </w:r>
      <w:proofErr w:type="spellEnd"/>
      <w:r w:rsidR="006C1D58">
        <w:t xml:space="preserve"> mit der Wertung 2 (trifft eher nicht zu), zwei Mal mit der Wertung 3 (unentschieden) und zwei Mal mit der Wertung 4 (trifft eher zu) bewertet (siehe </w:t>
      </w:r>
      <w:proofErr w:type="gramStart"/>
      <w:r w:rsidR="006C1D58">
        <w:t>Grafik )</w:t>
      </w:r>
      <w:proofErr w:type="gramEnd"/>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r>
        <w:lastRenderedPageBreak/>
        <w:t>Baseline 2</w:t>
      </w:r>
    </w:p>
    <w:p w14:paraId="1E99CDB8" w14:textId="1A766E62"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6A331762">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005CEB9E" w:rsidR="00310F52" w:rsidRPr="00850217" w:rsidRDefault="00310F52" w:rsidP="00310F52">
                            <w:pPr>
                              <w:pStyle w:val="Beschriftung"/>
                              <w:rPr>
                                <w:noProof/>
                                <w:szCs w:val="24"/>
                              </w:rPr>
                            </w:pPr>
                            <w:r>
                              <w:t xml:space="preserve">Abb. </w:t>
                            </w:r>
                            <w:fldSimple w:instr=" SEQ Abb. \* ARABIC ">
                              <w:r w:rsidR="00B34494">
                                <w:rPr>
                                  <w:noProof/>
                                </w:rPr>
                                <w:t>67</w:t>
                              </w:r>
                            </w:fldSimple>
                            <w:r w:rsidRPr="00A62CBE">
                              <w:t xml:space="preserve">: Häufigkeiten und Verteilung der Aussage 4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005CEB9E" w:rsidR="00310F52" w:rsidRPr="00850217" w:rsidRDefault="00310F52" w:rsidP="00310F52">
                      <w:pPr>
                        <w:pStyle w:val="Beschriftung"/>
                        <w:rPr>
                          <w:noProof/>
                          <w:szCs w:val="24"/>
                        </w:rPr>
                      </w:pPr>
                      <w:r>
                        <w:t xml:space="preserve">Abb. </w:t>
                      </w:r>
                      <w:fldSimple w:instr=" SEQ Abb. \* ARABIC ">
                        <w:r w:rsidR="00B34494">
                          <w:rPr>
                            <w:noProof/>
                          </w:rPr>
                          <w:t>67</w:t>
                        </w:r>
                      </w:fldSimple>
                      <w:r w:rsidRPr="00A62CBE">
                        <w:t xml:space="preserve">: Häufigkeiten und Verteilung der Aussage 4 in Baseline </w:t>
                      </w:r>
                      <w:r>
                        <w:t>2</w:t>
                      </w:r>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w:t>
      </w:r>
      <w:proofErr w:type="spellStart"/>
      <w:r w:rsidR="00F73E73">
        <w:t>ein Mal</w:t>
      </w:r>
      <w:proofErr w:type="spellEnd"/>
      <w:r w:rsidR="00F73E73">
        <w:t xml:space="preserve"> mit der Wertung 3 (unentschieden), zwei Mal mit der Wertung 4 (trifft eher zu) und </w:t>
      </w:r>
      <w:proofErr w:type="spellStart"/>
      <w:r w:rsidR="00F73E73">
        <w:t>ein Mal</w:t>
      </w:r>
      <w:proofErr w:type="spellEnd"/>
      <w:r w:rsidR="00F73E73">
        <w:t xml:space="preserve"> mit der Wertung 5 (trifft voll zu) bewertet (siehe </w:t>
      </w:r>
      <w:proofErr w:type="gramStart"/>
      <w:r w:rsidR="00F73E73">
        <w:t>Grafik )</w:t>
      </w:r>
      <w:proofErr w:type="gramEnd"/>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r>
        <w:t>Baseline 3</w:t>
      </w:r>
    </w:p>
    <w:p w14:paraId="1783D7BE" w14:textId="7CA30FE8" w:rsidR="00B34494" w:rsidRDefault="000879E6" w:rsidP="000879E6">
      <w:r>
        <w:t xml:space="preserve">Aussage 4 in Baseline </w:t>
      </w:r>
      <w:r w:rsidR="00F63085">
        <w:t>3</w:t>
      </w:r>
      <w:r w:rsidRPr="006C1D58">
        <w:t xml:space="preserve"> </w:t>
      </w:r>
      <w:r>
        <w:t xml:space="preserve">wurde zwei Mal mit der Wertung 1 (trifft gar nicht zu), </w:t>
      </w:r>
      <w:proofErr w:type="spellStart"/>
      <w:r>
        <w:t>ein Mal</w:t>
      </w:r>
      <w:proofErr w:type="spellEnd"/>
      <w:r>
        <w:t xml:space="preserve"> mit der Wertung 2 (trifft eher nicht zu) und drei Mal mit der Wertung 4 (trifft eher zu) bewertet (siehe </w:t>
      </w:r>
      <w:proofErr w:type="gramStart"/>
      <w:r>
        <w:t>Grafik )</w:t>
      </w:r>
      <w:proofErr w:type="gramEnd"/>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38EE5105">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E2029D1" w:rsidR="00B34494" w:rsidRPr="00E93F3F" w:rsidRDefault="00B34494" w:rsidP="00B34494">
                            <w:pPr>
                              <w:pStyle w:val="Beschriftung"/>
                              <w:rPr>
                                <w:noProof/>
                                <w:szCs w:val="24"/>
                              </w:rPr>
                            </w:pPr>
                            <w:r>
                              <w:t xml:space="preserve">Abb. </w:t>
                            </w:r>
                            <w:fldSimple w:instr=" SEQ Abb. \* ARABIC ">
                              <w:r>
                                <w:rPr>
                                  <w:noProof/>
                                </w:rPr>
                                <w:t>68</w:t>
                              </w:r>
                            </w:fldSimple>
                            <w:r w:rsidRPr="0039777F">
                              <w:t xml:space="preserve">: Häufigkeiten und Verteilung der Aussage 4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E2029D1" w:rsidR="00B34494" w:rsidRPr="00E93F3F" w:rsidRDefault="00B34494" w:rsidP="00B34494">
                      <w:pPr>
                        <w:pStyle w:val="Beschriftung"/>
                        <w:rPr>
                          <w:noProof/>
                          <w:szCs w:val="24"/>
                        </w:rPr>
                      </w:pPr>
                      <w:r>
                        <w:t xml:space="preserve">Abb. </w:t>
                      </w:r>
                      <w:fldSimple w:instr=" SEQ Abb. \* ARABIC ">
                        <w:r>
                          <w:rPr>
                            <w:noProof/>
                          </w:rPr>
                          <w:t>68</w:t>
                        </w:r>
                      </w:fldSimple>
                      <w:r w:rsidRPr="0039777F">
                        <w:t xml:space="preserve">: Häufigkeiten und Verteilung der Aussage 4 in Baseline </w:t>
                      </w:r>
                      <w:r>
                        <w:t>3</w:t>
                      </w:r>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r>
        <w:t>Szenario 1</w:t>
      </w:r>
    </w:p>
    <w:p w14:paraId="362997F4" w14:textId="12A1F5E3"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69F5E710">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743FE8EF" w:rsidR="00B34494" w:rsidRPr="004A1BDA" w:rsidRDefault="00B34494" w:rsidP="00B34494">
                            <w:pPr>
                              <w:pStyle w:val="Beschriftung"/>
                              <w:rPr>
                                <w:noProof/>
                                <w:szCs w:val="24"/>
                              </w:rPr>
                            </w:pPr>
                            <w:r>
                              <w:t xml:space="preserve">Abb. </w:t>
                            </w:r>
                            <w:fldSimple w:instr=" SEQ Abb. \* ARABIC ">
                              <w:r>
                                <w:rPr>
                                  <w:noProof/>
                                </w:rPr>
                                <w:t>69</w:t>
                              </w:r>
                            </w:fldSimple>
                            <w:r w:rsidRPr="000A3F59">
                              <w:t xml:space="preserve">: Häufigkeiten und Verteilung der Aussage 4 in </w:t>
                            </w:r>
                            <w:r>
                              <w:t>Szenario</w:t>
                            </w:r>
                            <w:r w:rsidRPr="000A3F59">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743FE8EF" w:rsidR="00B34494" w:rsidRPr="004A1BDA" w:rsidRDefault="00B34494" w:rsidP="00B34494">
                      <w:pPr>
                        <w:pStyle w:val="Beschriftung"/>
                        <w:rPr>
                          <w:noProof/>
                          <w:szCs w:val="24"/>
                        </w:rPr>
                      </w:pPr>
                      <w:r>
                        <w:t xml:space="preserve">Abb. </w:t>
                      </w:r>
                      <w:fldSimple w:instr=" SEQ Abb. \* ARABIC ">
                        <w:r>
                          <w:rPr>
                            <w:noProof/>
                          </w:rPr>
                          <w:t>69</w:t>
                        </w:r>
                      </w:fldSimple>
                      <w:r w:rsidRPr="000A3F59">
                        <w:t xml:space="preserve">: Häufigkeiten und Verteilung der Aussage 4 in </w:t>
                      </w:r>
                      <w:r>
                        <w:t>Szenario</w:t>
                      </w:r>
                      <w:r w:rsidRPr="000A3F59">
                        <w:t xml:space="preserve"> 1</w:t>
                      </w:r>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proofErr w:type="spellStart"/>
      <w:r w:rsidR="00006A36">
        <w:t>ein</w:t>
      </w:r>
      <w:r w:rsidR="00F63085">
        <w:t xml:space="preserve"> Mal</w:t>
      </w:r>
      <w:proofErr w:type="spellEnd"/>
      <w:r w:rsidR="00F63085">
        <w:t xml:space="preserve"> mit der Wertung </w:t>
      </w:r>
      <w:r w:rsidR="00006A36">
        <w:t>4</w:t>
      </w:r>
      <w:r w:rsidR="00F63085">
        <w:t xml:space="preserve"> (trifft eher zu) bewertet (siehe </w:t>
      </w:r>
      <w:proofErr w:type="gramStart"/>
      <w:r w:rsidR="00F63085">
        <w:t>Grafik )</w:t>
      </w:r>
      <w:proofErr w:type="gramEnd"/>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r>
        <w:t>Szenario 2</w:t>
      </w:r>
    </w:p>
    <w:p w14:paraId="61CEF386" w14:textId="293D4FB7"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6E2072D1">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6A73FF0D" w:rsidR="00B34494" w:rsidRPr="00E11A61" w:rsidRDefault="00B34494" w:rsidP="00B34494">
                            <w:pPr>
                              <w:pStyle w:val="Beschriftung"/>
                              <w:rPr>
                                <w:noProof/>
                                <w:szCs w:val="24"/>
                              </w:rPr>
                            </w:pPr>
                            <w:r>
                              <w:t xml:space="preserve">Abb. </w:t>
                            </w:r>
                            <w:fldSimple w:instr=" SEQ Abb. \* ARABIC ">
                              <w:r>
                                <w:rPr>
                                  <w:noProof/>
                                </w:rPr>
                                <w:t>70</w:t>
                              </w:r>
                            </w:fldSimple>
                            <w:r w:rsidRPr="00CF2402">
                              <w:t>: Häufigkeiten und Verteilung der Aussage 4 in</w:t>
                            </w:r>
                            <w:r>
                              <w:t xml:space="preserve">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6A73FF0D" w:rsidR="00B34494" w:rsidRPr="00E11A61" w:rsidRDefault="00B34494" w:rsidP="00B34494">
                      <w:pPr>
                        <w:pStyle w:val="Beschriftung"/>
                        <w:rPr>
                          <w:noProof/>
                          <w:szCs w:val="24"/>
                        </w:rPr>
                      </w:pPr>
                      <w:r>
                        <w:t xml:space="preserve">Abb. </w:t>
                      </w:r>
                      <w:fldSimple w:instr=" SEQ Abb. \* ARABIC ">
                        <w:r>
                          <w:rPr>
                            <w:noProof/>
                          </w:rPr>
                          <w:t>70</w:t>
                        </w:r>
                      </w:fldSimple>
                      <w:r w:rsidRPr="00CF2402">
                        <w:t>: Häufigkeiten und Verteilung der Aussage 4 in</w:t>
                      </w:r>
                      <w:r>
                        <w:t xml:space="preserve"> Szenario 2</w:t>
                      </w:r>
                    </w:p>
                  </w:txbxContent>
                </v:textbox>
                <w10:wrap type="topAndBottom"/>
              </v:shape>
            </w:pict>
          </mc:Fallback>
        </mc:AlternateContent>
      </w:r>
      <w:r w:rsidR="007D0B30">
        <w:t>Aussage 4 in Szenario 2</w:t>
      </w:r>
      <w:r w:rsidR="007D0B30" w:rsidRPr="006C1D58">
        <w:t xml:space="preserve"> </w:t>
      </w:r>
      <w:r w:rsidR="007D0B30">
        <w:t xml:space="preserve">wurde zwei Mal mit der Wertung 1 (trifft gar nicht zu), </w:t>
      </w:r>
      <w:proofErr w:type="spellStart"/>
      <w:r w:rsidR="007D0B30">
        <w:t>ein Mal</w:t>
      </w:r>
      <w:proofErr w:type="spellEnd"/>
      <w:r w:rsidR="007D0B30">
        <w:t xml:space="preserve"> mit der Wertung 2 (trifft eher nicht zu</w:t>
      </w:r>
      <w:r w:rsidR="005E1A43">
        <w:t xml:space="preserve"> </w:t>
      </w:r>
      <w:r w:rsidR="007D0B30">
        <w:t xml:space="preserve">und </w:t>
      </w:r>
      <w:r w:rsidR="005E1A43">
        <w:t>vier</w:t>
      </w:r>
      <w:r w:rsidR="007D0B30">
        <w:t xml:space="preserve"> Mal mit der Wertung 4 (trifft eher zu) bewertet (siehe </w:t>
      </w:r>
      <w:proofErr w:type="gramStart"/>
      <w:r w:rsidR="007D0B30">
        <w:t>Grafik )</w:t>
      </w:r>
      <w:proofErr w:type="gramEnd"/>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5CEE1C5"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lastRenderedPageBreak/>
        <w:t>Szenario 2</w:t>
      </w:r>
    </w:p>
    <w:p w14:paraId="6EF81279" w14:textId="16ED1222"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5C4038C">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12A72677" w:rsidR="00B34494" w:rsidRPr="00872691" w:rsidRDefault="00B34494" w:rsidP="00B34494">
                            <w:pPr>
                              <w:pStyle w:val="Beschriftung"/>
                              <w:rPr>
                                <w:noProof/>
                                <w:szCs w:val="24"/>
                              </w:rPr>
                            </w:pPr>
                            <w:r>
                              <w:t xml:space="preserve">Abb. </w:t>
                            </w:r>
                            <w:fldSimple w:instr=" SEQ Abb. \* ARABIC ">
                              <w:r>
                                <w:rPr>
                                  <w:noProof/>
                                </w:rPr>
                                <w:t>71</w:t>
                              </w:r>
                            </w:fldSimple>
                            <w:r w:rsidRPr="005B20B5">
                              <w:t xml:space="preserve">: Häufigkeiten und Verteilung der Aussage </w:t>
                            </w:r>
                            <w:r>
                              <w:t>5</w:t>
                            </w:r>
                            <w:r w:rsidRPr="005B20B5">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12A72677" w:rsidR="00B34494" w:rsidRPr="00872691" w:rsidRDefault="00B34494" w:rsidP="00B34494">
                      <w:pPr>
                        <w:pStyle w:val="Beschriftung"/>
                        <w:rPr>
                          <w:noProof/>
                          <w:szCs w:val="24"/>
                        </w:rPr>
                      </w:pPr>
                      <w:r>
                        <w:t xml:space="preserve">Abb. </w:t>
                      </w:r>
                      <w:fldSimple w:instr=" SEQ Abb. \* ARABIC ">
                        <w:r>
                          <w:rPr>
                            <w:noProof/>
                          </w:rPr>
                          <w:t>71</w:t>
                        </w:r>
                      </w:fldSimple>
                      <w:r w:rsidRPr="005B20B5">
                        <w:t xml:space="preserve">: Häufigkeiten und Verteilung der Aussage </w:t>
                      </w:r>
                      <w:r>
                        <w:t>5</w:t>
                      </w:r>
                      <w:r w:rsidRPr="005B20B5">
                        <w:t xml:space="preserve"> in </w:t>
                      </w:r>
                      <w:r>
                        <w:t>Szenario 2</w:t>
                      </w:r>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proofErr w:type="gramStart"/>
      <w:r w:rsidR="00BE5535">
        <w:t>Grafik )</w:t>
      </w:r>
      <w:proofErr w:type="gramEnd"/>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375" w:name="_Toc82686296"/>
      <w:bookmarkStart w:id="376" w:name="_Toc82687041"/>
      <w:r>
        <w:t>Auswertung der qualitativen Daten</w:t>
      </w:r>
      <w:bookmarkEnd w:id="375"/>
      <w:bookmarkEnd w:id="376"/>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berschrift4"/>
      </w:pPr>
      <w:bookmarkStart w:id="377" w:name="_Toc82686297"/>
      <w:bookmarkStart w:id="378" w:name="_Toc82687042"/>
      <w:r>
        <w:t>Frage 10: Was fanden Sie generell besonders positiv?</w:t>
      </w:r>
      <w:bookmarkEnd w:id="377"/>
      <w:bookmarkEnd w:id="378"/>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79" w:name="_Toc82686298"/>
      <w:bookmarkStart w:id="380" w:name="_Toc82687043"/>
      <w:r>
        <w:t>Frage 11: Was fanden Sie generell negativ?</w:t>
      </w:r>
      <w:bookmarkEnd w:id="379"/>
      <w:bookmarkEnd w:id="380"/>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lastRenderedPageBreak/>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81" w:name="_Toc82686299"/>
      <w:bookmarkStart w:id="382" w:name="_Toc82687044"/>
      <w:r>
        <w:t>Frage 12: Was genau hat Sie beim negativen Malus beeinflusst?</w:t>
      </w:r>
      <w:bookmarkEnd w:id="381"/>
      <w:bookmarkEnd w:id="382"/>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83" w:name="_Toc82686300"/>
      <w:bookmarkStart w:id="384" w:name="_Toc82687045"/>
      <w:r>
        <w:t>Frage 13: Welche konkreten Verbesserungsvorschläge haben Sie im Bereich Malus oder allgemein?</w:t>
      </w:r>
      <w:bookmarkEnd w:id="383"/>
      <w:bookmarkEnd w:id="384"/>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85" w:name="_Toc82686301"/>
      <w:bookmarkStart w:id="386" w:name="_Toc82687046"/>
      <w:commentRangeStart w:id="387"/>
      <w:r>
        <w:lastRenderedPageBreak/>
        <w:t xml:space="preserve">Zusammenfassung, </w:t>
      </w:r>
      <w:r w:rsidR="000F0ADF">
        <w:t>Bewertung</w:t>
      </w:r>
      <w:r>
        <w:t xml:space="preserve"> und</w:t>
      </w:r>
      <w:r w:rsidR="000F0ADF">
        <w:t xml:space="preserve"> </w:t>
      </w:r>
      <w:r w:rsidR="00C814B4">
        <w:t>Ausblick</w:t>
      </w:r>
      <w:commentRangeEnd w:id="387"/>
      <w:r>
        <w:rPr>
          <w:rStyle w:val="Kommentarzeichen"/>
          <w:rFonts w:cs="Times New Roman"/>
          <w:b w:val="0"/>
          <w:bCs w:val="0"/>
          <w:iCs w:val="0"/>
        </w:rPr>
        <w:commentReference w:id="387"/>
      </w:r>
      <w:bookmarkEnd w:id="385"/>
      <w:bookmarkEnd w:id="386"/>
    </w:p>
    <w:p w14:paraId="195FEBB8" w14:textId="77777777" w:rsidR="00401E1E" w:rsidRDefault="00401E1E" w:rsidP="00DE1959"/>
    <w:bookmarkStart w:id="388" w:name="_Abbildungsverzeichnis" w:displacedByCustomXml="next"/>
    <w:bookmarkEnd w:id="388" w:displacedByCustomXml="next"/>
    <w:bookmarkStart w:id="389" w:name="_Toc82687047" w:displacedByCustomXml="next"/>
    <w:bookmarkStart w:id="390"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91" w:displacedByCustomXml="prev"/>
        <w:p w14:paraId="07C1118A" w14:textId="77777777" w:rsidR="00727D9A" w:rsidRDefault="00727D9A" w:rsidP="00AF4D17">
          <w:pPr>
            <w:pStyle w:val="berschrift2"/>
          </w:pPr>
          <w:r>
            <w:t>Literaturverzeichnis</w:t>
          </w:r>
          <w:commentRangeEnd w:id="391"/>
          <w:r w:rsidR="00B71F28">
            <w:rPr>
              <w:rStyle w:val="Kommentarzeichen"/>
              <w:rFonts w:cs="Times New Roman"/>
              <w:b w:val="0"/>
              <w:bCs w:val="0"/>
            </w:rPr>
            <w:commentReference w:id="391"/>
          </w:r>
          <w:bookmarkEnd w:id="390"/>
          <w:bookmarkEnd w:id="389"/>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sidRPr="00983543">
                      <w:rPr>
                        <w:noProof/>
                        <w:lang w:val="en-US"/>
                      </w:rPr>
                      <w:t xml:space="preserve">R. Böhle, „German Entertainment &amp; Media Outlook 2020-2024,“ [Online]. </w:t>
                    </w:r>
                    <w:r>
                      <w:rPr>
                        <w:noProof/>
                      </w:rPr>
                      <w:t>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sidRPr="00983543">
                      <w:rPr>
                        <w:noProof/>
                        <w:lang w:val="en-US"/>
                      </w:rPr>
                      <w:t xml:space="preserve">„Fact Sheet: Augmented Reality (AR),“ 16 11 2020. [Online]. Available: https://www.bitkom.org/Bitkom/Publikationen/Fact-Sheet-Augmented-Reality-AR-Virtual-Reality-VR. </w:t>
                    </w:r>
                    <w:r>
                      <w:rPr>
                        <w:noProof/>
                      </w:rPr>
                      <w:t>[Zugriff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sidRPr="00983543">
                      <w:rPr>
                        <w:noProof/>
                        <w:lang w:val="en-US"/>
                      </w:rPr>
                      <w:t xml:space="preserve">„Augmented und Virtual Reality,“ 07 04 2021. [Online]. Available: https://www.bitkom.org/Bitkom/Publikationen/Augmented-und-Virtual-Reality. </w:t>
                    </w:r>
                    <w:r>
                      <w:rPr>
                        <w:noProof/>
                      </w:rPr>
                      <w:t>[Zugriff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rsidRPr="00983543"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Pr="00983543" w:rsidRDefault="00257CB0">
                    <w:pPr>
                      <w:pStyle w:val="Literaturverzeichnis"/>
                      <w:rPr>
                        <w:noProof/>
                        <w:lang w:val="en-US"/>
                      </w:rPr>
                    </w:pPr>
                    <w:r w:rsidRPr="00983543">
                      <w:rPr>
                        <w:noProof/>
                        <w:lang w:val="en-US"/>
                      </w:rPr>
                      <w:t>H. Cherni, N. Métayer und N. Souliman, „Literature review of locomotion techniques in virtual reality,“ 2020.</w:t>
                    </w:r>
                  </w:p>
                </w:tc>
              </w:tr>
              <w:tr w:rsidR="00257CB0" w:rsidRPr="00983543"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Pr="00983543" w:rsidRDefault="00257CB0">
                    <w:pPr>
                      <w:pStyle w:val="Literaturverzeichnis"/>
                      <w:rPr>
                        <w:noProof/>
                        <w:lang w:val="en-US"/>
                      </w:rPr>
                    </w:pPr>
                    <w:r w:rsidRPr="00983543">
                      <w:rPr>
                        <w:noProof/>
                        <w:lang w:val="en-US"/>
                      </w:rPr>
                      <w:t>A. L. Simeone, I. Mavridou und W. Powell, „Altering User Movement Behaviour in Virtual Environments,“ April 2017.</w:t>
                    </w:r>
                  </w:p>
                </w:tc>
              </w:tr>
              <w:tr w:rsidR="00257CB0" w:rsidRPr="00983543"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Pr="00983543" w:rsidRDefault="00257CB0">
                    <w:pPr>
                      <w:pStyle w:val="Literaturverzeichnis"/>
                      <w:rPr>
                        <w:noProof/>
                        <w:lang w:val="en-US"/>
                      </w:rPr>
                    </w:pPr>
                    <w:r w:rsidRPr="00983543">
                      <w:rPr>
                        <w:noProof/>
                        <w:lang w:val="en-US"/>
                      </w:rPr>
                      <w:t>M. Usoh, K. Arthur, M. C. Whitton, R. Bastos, A. Steed, M. Slater und F. P. Brooks, „Walking &gt; Walking-in-Place &gt; Flying, in Virtual Environments,“ 1999.</w:t>
                    </w:r>
                  </w:p>
                </w:tc>
              </w:tr>
              <w:tr w:rsidR="00257CB0" w:rsidRPr="00983543"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Pr="00983543" w:rsidRDefault="00257CB0">
                    <w:pPr>
                      <w:pStyle w:val="Literaturverzeichnis"/>
                      <w:rPr>
                        <w:noProof/>
                        <w:lang w:val="en-US"/>
                      </w:rPr>
                    </w:pPr>
                    <w:r w:rsidRPr="00983543">
                      <w:rPr>
                        <w:noProof/>
                        <w:lang w:val="en-US"/>
                      </w:rPr>
                      <w:t>R. A. Ruddle und S. Lessels, „The Benefits of Using a Walking Interface,“ April 2009.</w:t>
                    </w:r>
                  </w:p>
                </w:tc>
              </w:tr>
              <w:tr w:rsidR="00257CB0" w:rsidRPr="00983543"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Pr="00983543" w:rsidRDefault="00257CB0">
                    <w:pPr>
                      <w:pStyle w:val="Literaturverzeichnis"/>
                      <w:rPr>
                        <w:noProof/>
                        <w:lang w:val="en-US"/>
                      </w:rPr>
                    </w:pPr>
                    <w:r w:rsidRPr="00983543">
                      <w:rPr>
                        <w:noProof/>
                        <w:lang w:val="en-US"/>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sidRPr="00983543">
                      <w:rPr>
                        <w:noProof/>
                        <w:lang w:val="en-US"/>
                      </w:rPr>
                      <w:t xml:space="preserve">M. C. Whitton, J. V. Cohn, J. Feasel, P. Zimmons, S. Razzaque, S. .. </w:t>
                    </w:r>
                    <w:r>
                      <w:rPr>
                        <w:noProof/>
                      </w:rPr>
                      <w:t>Poulton, B. McLeod und F. P. Brooks, Jr., „Comparing VE Locomotion Interfaces,“ März 2005.</w:t>
                    </w:r>
                  </w:p>
                </w:tc>
              </w:tr>
              <w:tr w:rsidR="00257CB0" w:rsidRPr="00983543"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Pr="00983543" w:rsidRDefault="00257CB0">
                    <w:pPr>
                      <w:pStyle w:val="Literaturverzeichnis"/>
                      <w:rPr>
                        <w:noProof/>
                        <w:lang w:val="en-US"/>
                      </w:rPr>
                    </w:pPr>
                    <w:r w:rsidRPr="00983543">
                      <w:rPr>
                        <w:noProof/>
                        <w:lang w:val="en-US"/>
                      </w:rPr>
                      <w:t>S. Razzaque, Z. Kohn und M. C. Whitton, „Redirected Walking,“ 2001.</w:t>
                    </w:r>
                  </w:p>
                </w:tc>
              </w:tr>
              <w:tr w:rsidR="00257CB0" w:rsidRPr="00983543"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Pr="00983543" w:rsidRDefault="00257CB0">
                    <w:pPr>
                      <w:pStyle w:val="Literaturverzeichnis"/>
                      <w:rPr>
                        <w:noProof/>
                        <w:lang w:val="en-US"/>
                      </w:rPr>
                    </w:pPr>
                    <w:r w:rsidRPr="00983543">
                      <w:rPr>
                        <w:noProof/>
                        <w:lang w:val="en-US"/>
                      </w:rPr>
                      <w:t>E. A. Suma, G. Bruder, F. Steinicke, D. M. Krum und M. Bolas, „A Taxonomy for Deploying Redirection Techniques in Immersive Virtual Environments,“ 2012.</w:t>
                    </w:r>
                  </w:p>
                </w:tc>
              </w:tr>
              <w:tr w:rsidR="00257CB0" w:rsidRPr="00983543"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Pr="00983543" w:rsidRDefault="00257CB0">
                    <w:pPr>
                      <w:pStyle w:val="Literaturverzeichnis"/>
                      <w:rPr>
                        <w:noProof/>
                        <w:lang w:val="en-US"/>
                      </w:rPr>
                    </w:pPr>
                    <w:r w:rsidRPr="00983543">
                      <w:rPr>
                        <w:noProof/>
                        <w:lang w:val="en-US"/>
                      </w:rPr>
                      <w:t>F. Steinicke, G. Bruder, L. Kohli, J. Jerald und K. Hinrichs, „Taxonomy and Implementation of Redirection Techniques for Ubiquitous Passive Haptic Feedback,“ 2008.</w:t>
                    </w:r>
                  </w:p>
                </w:tc>
              </w:tr>
              <w:tr w:rsidR="00257CB0" w:rsidRPr="00983543"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Pr="00983543" w:rsidRDefault="00257CB0">
                    <w:pPr>
                      <w:pStyle w:val="Literaturverzeichnis"/>
                      <w:rPr>
                        <w:noProof/>
                        <w:lang w:val="en-US"/>
                      </w:rPr>
                    </w:pPr>
                    <w:r w:rsidRPr="00983543">
                      <w:rPr>
                        <w:noProof/>
                        <w:lang w:val="en-US"/>
                      </w:rPr>
                      <w:t>B. Williams, G. Narasimham, T. P. McNamara, T. H. Carr, J. J. Rieser und B. Bodenheimer, „Updating orientation in large virtual environments using scaled translational gain,“ 2006.</w:t>
                    </w:r>
                  </w:p>
                </w:tc>
              </w:tr>
              <w:tr w:rsidR="00257CB0" w:rsidRPr="00983543"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Pr="00983543" w:rsidRDefault="00257CB0">
                    <w:pPr>
                      <w:pStyle w:val="Literaturverzeichnis"/>
                      <w:rPr>
                        <w:noProof/>
                        <w:lang w:val="en-US"/>
                      </w:rPr>
                    </w:pPr>
                    <w:r w:rsidRPr="00983543">
                      <w:rPr>
                        <w:noProof/>
                        <w:lang w:val="en-US"/>
                      </w:rPr>
                      <w:t>F. Steinicke, G. Bruder, J. Jerald, H. Frenz und M. Lappe, „Analyses of Human Sensitivity to Redirected Walking,“ 2008.</w:t>
                    </w:r>
                  </w:p>
                </w:tc>
              </w:tr>
              <w:tr w:rsidR="00257CB0" w:rsidRPr="00983543"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Pr="00983543" w:rsidRDefault="00257CB0">
                    <w:pPr>
                      <w:pStyle w:val="Literaturverzeichnis"/>
                      <w:rPr>
                        <w:noProof/>
                        <w:lang w:val="en-US"/>
                      </w:rPr>
                    </w:pPr>
                    <w:r w:rsidRPr="00983543">
                      <w:rPr>
                        <w:noProof/>
                        <w:lang w:val="en-US"/>
                      </w:rPr>
                      <w:t>F. Steinicke, G. Bruder, T. Ropinski und K. Hinrichs, „Moving Towards Generally Applicable Redirected Walking,“ 2008.</w:t>
                    </w:r>
                  </w:p>
                </w:tc>
              </w:tr>
              <w:tr w:rsidR="00257CB0" w:rsidRPr="00983543"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Pr="00983543" w:rsidRDefault="00257CB0">
                    <w:pPr>
                      <w:pStyle w:val="Literaturverzeichnis"/>
                      <w:rPr>
                        <w:noProof/>
                        <w:lang w:val="en-US"/>
                      </w:rPr>
                    </w:pPr>
                    <w:r w:rsidRPr="00983543">
                      <w:rPr>
                        <w:noProof/>
                        <w:lang w:val="en-US"/>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rsidRPr="00983543"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Pr="00983543" w:rsidRDefault="00257CB0">
                    <w:pPr>
                      <w:pStyle w:val="Literaturverzeichnis"/>
                      <w:rPr>
                        <w:noProof/>
                        <w:lang w:val="en-US"/>
                      </w:rPr>
                    </w:pPr>
                    <w:r w:rsidRPr="00983543">
                      <w:rPr>
                        <w:noProof/>
                        <w:lang w:val="en-US"/>
                      </w:rPr>
                      <w:t>F. Steinicke, G. Bruder, J. Jerald, H. Frenz und M. Lappe, „Estimation of Detection Thresholds for Redirected Walking Techniques,“ 2009.</w:t>
                    </w:r>
                  </w:p>
                </w:tc>
              </w:tr>
              <w:tr w:rsidR="00257CB0" w:rsidRPr="00983543"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Pr="00983543" w:rsidRDefault="00257CB0">
                    <w:pPr>
                      <w:pStyle w:val="Literaturverzeichnis"/>
                      <w:rPr>
                        <w:noProof/>
                        <w:lang w:val="en-US"/>
                      </w:rPr>
                    </w:pPr>
                    <w:r w:rsidRPr="00983543">
                      <w:rPr>
                        <w:noProof/>
                        <w:lang w:val="en-US"/>
                      </w:rPr>
                      <w:t>F. Steinicke, G. Bruder, K. Hinrichs und A. Steed, „Gradual transitions and their effects on presence and distance estimation,“ 2009.</w:t>
                    </w:r>
                  </w:p>
                </w:tc>
              </w:tr>
              <w:tr w:rsidR="00257CB0" w:rsidRPr="00983543"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Pr="00983543" w:rsidRDefault="00257CB0">
                    <w:pPr>
                      <w:pStyle w:val="Literaturverzeichnis"/>
                      <w:rPr>
                        <w:noProof/>
                        <w:lang w:val="en-US"/>
                      </w:rPr>
                    </w:pPr>
                    <w:r w:rsidRPr="00983543">
                      <w:rPr>
                        <w:noProof/>
                        <w:lang w:val="en-US"/>
                      </w:rPr>
                      <w:t>B. Williams, G. Narasimham, B. Rump und T. McNamara, „Exploring Large Virtual Environments with an HMD when Physical Space is Limited,“ 2007.</w:t>
                    </w:r>
                  </w:p>
                </w:tc>
              </w:tr>
              <w:tr w:rsidR="00257CB0" w:rsidRPr="00983543"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Pr="00983543" w:rsidRDefault="00257CB0">
                    <w:pPr>
                      <w:pStyle w:val="Literaturverzeichnis"/>
                      <w:rPr>
                        <w:noProof/>
                        <w:lang w:val="en-US"/>
                      </w:rPr>
                    </w:pPr>
                    <w:r w:rsidRPr="00983543">
                      <w:rPr>
                        <w:noProof/>
                        <w:lang w:val="en-US"/>
                      </w:rPr>
                      <w:t>E. Suma, S. Clark, S. Finkelstein und Z. Wartell, „Leveraging Change Blindness for Redirection in Virtual Environments,“ 2011.</w:t>
                    </w:r>
                  </w:p>
                </w:tc>
              </w:tr>
              <w:tr w:rsidR="00257CB0" w:rsidRPr="00983543"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Pr="00983543" w:rsidRDefault="00257CB0">
                    <w:pPr>
                      <w:pStyle w:val="Literaturverzeichnis"/>
                      <w:rPr>
                        <w:noProof/>
                        <w:lang w:val="en-US"/>
                      </w:rPr>
                    </w:pPr>
                    <w:r w:rsidRPr="00983543">
                      <w:rPr>
                        <w:noProof/>
                        <w:lang w:val="en-US"/>
                      </w:rPr>
                      <w:t>D. Simons, „Current Approaches to Change Blindness,“ 2000.</w:t>
                    </w:r>
                  </w:p>
                </w:tc>
              </w:tr>
              <w:tr w:rsidR="00257CB0" w:rsidRPr="00983543"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Pr="00983543" w:rsidRDefault="00257CB0">
                    <w:pPr>
                      <w:pStyle w:val="Literaturverzeichnis"/>
                      <w:rPr>
                        <w:noProof/>
                        <w:lang w:val="en-US"/>
                      </w:rPr>
                    </w:pPr>
                    <w:r w:rsidRPr="00983543">
                      <w:rPr>
                        <w:noProof/>
                        <w:lang w:val="en-US"/>
                      </w:rPr>
                      <w:t>N. C. Nilsson, S. Serafin, M. H. Laursen, R. Nordahl, K. S. Pedersen und E. Sikström, „Tapping-In-Place: Increasing the Naturalness of Immersive Walking-In-Place Locomotion Through Novel Gestural Input,“ 2013.</w:t>
                    </w:r>
                  </w:p>
                </w:tc>
              </w:tr>
              <w:tr w:rsidR="00257CB0" w:rsidRPr="00983543"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Pr="00983543" w:rsidRDefault="00257CB0">
                    <w:pPr>
                      <w:pStyle w:val="Literaturverzeichnis"/>
                      <w:rPr>
                        <w:noProof/>
                        <w:lang w:val="en-US"/>
                      </w:rPr>
                    </w:pPr>
                    <w:r w:rsidRPr="00983543">
                      <w:rPr>
                        <w:noProof/>
                        <w:lang w:val="en-US"/>
                      </w:rPr>
                      <w:t>B. Williams, S. Bailey, G. Narasimham, M. Li und B. Bodenheimer, „Evaluation of Walking in Place on a Wii Balance Board to Explore a Virtual Environment,“ 2011.</w:t>
                    </w:r>
                  </w:p>
                </w:tc>
              </w:tr>
              <w:tr w:rsidR="00257CB0" w:rsidRPr="00983543"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Pr="00983543" w:rsidRDefault="00257CB0">
                    <w:pPr>
                      <w:pStyle w:val="Literaturverzeichnis"/>
                      <w:rPr>
                        <w:noProof/>
                        <w:lang w:val="en-US"/>
                      </w:rPr>
                    </w:pPr>
                    <w:r w:rsidRPr="00983543">
                      <w:rPr>
                        <w:noProof/>
                        <w:lang w:val="en-US"/>
                      </w:rPr>
                      <w:t>M. Slater, M. Usoh und A. Steed, „Taking Steps: The Influence of a Walking´Technique on Presence in Virtual Reality,“ 1995.</w:t>
                    </w:r>
                  </w:p>
                </w:tc>
              </w:tr>
              <w:tr w:rsidR="00257CB0" w:rsidRPr="00983543"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Pr="00983543" w:rsidRDefault="00257CB0">
                    <w:pPr>
                      <w:pStyle w:val="Literaturverzeichnis"/>
                      <w:rPr>
                        <w:noProof/>
                        <w:lang w:val="en-US"/>
                      </w:rPr>
                    </w:pPr>
                    <w:r w:rsidRPr="00983543">
                      <w:rPr>
                        <w:noProof/>
                        <w:lang w:val="en-US"/>
                      </w:rPr>
                      <w:t>D. Zielinski, R. McMahan und R. Brady, „Shadow Walking: an Unencumbered Locomotion Technique for Systems with Under-floor Projection,“ 2011.</w:t>
                    </w:r>
                  </w:p>
                </w:tc>
              </w:tr>
              <w:tr w:rsidR="00257CB0" w:rsidRPr="00983543"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Pr="00983543" w:rsidRDefault="00257CB0">
                    <w:pPr>
                      <w:pStyle w:val="Literaturverzeichnis"/>
                      <w:rPr>
                        <w:noProof/>
                        <w:lang w:val="en-US"/>
                      </w:rPr>
                    </w:pPr>
                    <w:r w:rsidRPr="00983543">
                      <w:rPr>
                        <w:noProof/>
                        <w:lang w:val="en-US"/>
                      </w:rPr>
                      <w:t>J. Lee, S. C. Ahn und J. Hwang, „A Walking-in-Place Method for Virtual Reality Using Position and Orientation Tracking,“ 2018.</w:t>
                    </w:r>
                  </w:p>
                </w:tc>
              </w:tr>
              <w:tr w:rsidR="00257CB0" w:rsidRPr="00983543"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Pr="00983543" w:rsidRDefault="00257CB0">
                    <w:pPr>
                      <w:pStyle w:val="Literaturverzeichnis"/>
                      <w:rPr>
                        <w:noProof/>
                        <w:lang w:val="en-US"/>
                      </w:rPr>
                    </w:pPr>
                    <w:r w:rsidRPr="00983543">
                      <w:rPr>
                        <w:noProof/>
                        <w:lang w:val="en-US"/>
                      </w:rPr>
                      <w:t>F. Buttussi und L. Chittaro, „Locomotion in Place in Virtual Reality: A Comparative Evaluation of Joystick, Teleport, and Leaning,“ 2020.</w:t>
                    </w:r>
                  </w:p>
                </w:tc>
              </w:tr>
              <w:tr w:rsidR="00257CB0" w:rsidRPr="00983543"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Pr="00983543" w:rsidRDefault="00257CB0">
                    <w:pPr>
                      <w:pStyle w:val="Literaturverzeichnis"/>
                      <w:rPr>
                        <w:noProof/>
                        <w:lang w:val="en-US"/>
                      </w:rPr>
                    </w:pPr>
                    <w:r w:rsidRPr="00983543">
                      <w:rPr>
                        <w:noProof/>
                        <w:lang w:val="en-US"/>
                      </w:rPr>
                      <w:t>M. P. Jacob Habgood, D. Moore, D. Wilson und S. Alapont, „Rapid, Continuous Movement Between Nodes as an Accessible Virtual Reality Locomotion Technique,“ 2018.</w:t>
                    </w:r>
                  </w:p>
                </w:tc>
              </w:tr>
              <w:tr w:rsidR="00257CB0" w:rsidRPr="00983543"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Pr="00983543" w:rsidRDefault="00257CB0">
                    <w:pPr>
                      <w:pStyle w:val="Literaturverzeichnis"/>
                      <w:rPr>
                        <w:noProof/>
                        <w:lang w:val="en-US"/>
                      </w:rPr>
                    </w:pPr>
                    <w:r w:rsidRPr="00983543">
                      <w:rPr>
                        <w:noProof/>
                        <w:lang w:val="en-US"/>
                      </w:rPr>
                      <w:t>L. A. Cherep, A. Lim, J. W. Kelly und A. Ostrander, „Spatial cognitive implications of teleporting through virtual environments,“ 2020.</w:t>
                    </w:r>
                  </w:p>
                </w:tc>
              </w:tr>
              <w:tr w:rsidR="00257CB0" w:rsidRPr="00983543"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Pr="00983543" w:rsidRDefault="00257CB0">
                    <w:pPr>
                      <w:pStyle w:val="Literaturverzeichnis"/>
                      <w:rPr>
                        <w:noProof/>
                        <w:lang w:val="en-US"/>
                      </w:rPr>
                    </w:pPr>
                    <w:r w:rsidRPr="00983543">
                      <w:rPr>
                        <w:noProof/>
                        <w:lang w:val="en-US"/>
                      </w:rPr>
                      <w:t>M. P. J. Habgood, D. Moore, D. WIlson und S. Alapont, „Rapid, Continuous Movement Between Nodes as an Accessible Virtual Reality Locomotion Technique,“ 2018.</w:t>
                    </w:r>
                  </w:p>
                </w:tc>
              </w:tr>
              <w:tr w:rsidR="00257CB0" w:rsidRPr="00983543"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Pr="00983543" w:rsidRDefault="00257CB0">
                    <w:pPr>
                      <w:pStyle w:val="Literaturverzeichnis"/>
                      <w:rPr>
                        <w:noProof/>
                        <w:lang w:val="en-US"/>
                      </w:rPr>
                    </w:pPr>
                    <w:r w:rsidRPr="00983543">
                      <w:rPr>
                        <w:noProof/>
                        <w:lang w:val="en-US"/>
                      </w:rPr>
                      <w:t>F. Buttussi und L. Chittaro, „Locomotion in Place in Virtual Reality: A Comparative Evaluation of Joystick, Teleport, and Leaning,“ 2019.</w:t>
                    </w:r>
                  </w:p>
                </w:tc>
              </w:tr>
              <w:tr w:rsidR="00257CB0" w:rsidRPr="00983543"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Pr="00983543" w:rsidRDefault="00257CB0">
                    <w:pPr>
                      <w:pStyle w:val="Literaturverzeichnis"/>
                      <w:rPr>
                        <w:noProof/>
                        <w:lang w:val="en-US"/>
                      </w:rPr>
                    </w:pPr>
                    <w:r w:rsidRPr="00983543">
                      <w:rPr>
                        <w:noProof/>
                        <w:lang w:val="en-US"/>
                      </w:rPr>
                      <w:t>P. T. Wilson, W. Kalescky, A. MacLaughlin und B. Williams, „VR Locomotion: Walking&gt;Walking in Place&gt;Arm Swinging,“ 2016.</w:t>
                    </w:r>
                  </w:p>
                </w:tc>
              </w:tr>
              <w:tr w:rsidR="00257CB0" w:rsidRPr="00983543"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Pr="00983543" w:rsidRDefault="00257CB0">
                    <w:pPr>
                      <w:pStyle w:val="Literaturverzeichnis"/>
                      <w:rPr>
                        <w:noProof/>
                        <w:lang w:val="en-US"/>
                      </w:rPr>
                    </w:pPr>
                    <w:r w:rsidRPr="00983543">
                      <w:rPr>
                        <w:noProof/>
                        <w:lang w:val="en-US"/>
                      </w:rPr>
                      <w:t>D. Zielasko, S. Horn, S. Freitag, B. Weyers und T. Kuhlen, „Evaluation of Hands-Free HMD-Based Navigation Techniques for Immersive Data Analysis,“ 2016.</w:t>
                    </w:r>
                  </w:p>
                </w:tc>
              </w:tr>
              <w:tr w:rsidR="00257CB0" w:rsidRPr="00983543"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Pr="00983543" w:rsidRDefault="00257CB0">
                    <w:pPr>
                      <w:pStyle w:val="Literaturverzeichnis"/>
                      <w:rPr>
                        <w:noProof/>
                        <w:lang w:val="en-US"/>
                      </w:rPr>
                    </w:pPr>
                    <w:r w:rsidRPr="00983543">
                      <w:rPr>
                        <w:noProof/>
                        <w:lang w:val="en-US"/>
                      </w:rPr>
                      <w:t>A. Harris, K. Nguyen, P. T. Wilson, M. Jackoski und B. Williams, „Human Joystick: Wii-Leaning to Translate in Large Virtual Environments,“ 2014.</w:t>
                    </w:r>
                  </w:p>
                </w:tc>
              </w:tr>
              <w:tr w:rsidR="00257CB0" w:rsidRPr="00983543"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Pr="00983543" w:rsidRDefault="00257CB0">
                    <w:pPr>
                      <w:pStyle w:val="Literaturverzeichnis"/>
                      <w:rPr>
                        <w:noProof/>
                        <w:lang w:val="en-US"/>
                      </w:rPr>
                    </w:pPr>
                    <w:r w:rsidRPr="00983543">
                      <w:rPr>
                        <w:noProof/>
                        <w:lang w:val="en-US"/>
                      </w:rPr>
                      <w:t>A. Kitson, A. M. Hashemian, E. R. Stepanova, E. Kruijf und B. E. Riecke, „Comparing Leaning-Based Motion Cueing Interfaces for Virtual Reality Locomotion,“ 2017.</w:t>
                    </w:r>
                  </w:p>
                </w:tc>
              </w:tr>
              <w:tr w:rsidR="00257CB0" w:rsidRPr="00983543"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Pr="00983543" w:rsidRDefault="00257CB0">
                    <w:pPr>
                      <w:pStyle w:val="Literaturverzeichnis"/>
                      <w:rPr>
                        <w:noProof/>
                        <w:lang w:val="en-US"/>
                      </w:rPr>
                    </w:pPr>
                    <w:r w:rsidRPr="00983543">
                      <w:rPr>
                        <w:noProof/>
                        <w:lang w:val="en-US"/>
                      </w:rPr>
                      <w:t>Z. Wang, H. Wei, K. Zhang und L. Xie, „Real Walking in Place: HEX-CORE-PROTOTYPE Omnidirectional Treadmill,“ 2020.</w:t>
                    </w:r>
                  </w:p>
                </w:tc>
              </w:tr>
              <w:tr w:rsidR="00257CB0" w:rsidRPr="00983543"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Pr="00983543" w:rsidRDefault="00257CB0">
                    <w:pPr>
                      <w:pStyle w:val="Literaturverzeichnis"/>
                      <w:rPr>
                        <w:noProof/>
                        <w:lang w:val="en-US"/>
                      </w:rPr>
                    </w:pPr>
                    <w:r w:rsidRPr="00983543">
                      <w:rPr>
                        <w:noProof/>
                        <w:lang w:val="en-US"/>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 xml:space="preserve">J. Wolter und E. Walther, 26 10 2016. </w:t>
                    </w:r>
                    <w:r w:rsidRPr="00983543">
                      <w:rPr>
                        <w:noProof/>
                        <w:lang w:val="en-US"/>
                      </w:rPr>
                      <w:t xml:space="preserve">[Online]. Available: https://dorsch.hogrefe.com/stichwort/konditionierung-klassische. </w:t>
                    </w:r>
                    <w:r>
                      <w:rPr>
                        <w:noProof/>
                      </w:rPr>
                      <w:t>[Zugriff am 06 05 2021].</w:t>
                    </w:r>
                  </w:p>
                </w:tc>
              </w:tr>
              <w:tr w:rsidR="00257CB0" w:rsidRPr="00983543"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Pr="00983543" w:rsidRDefault="00257CB0">
                    <w:pPr>
                      <w:pStyle w:val="Literaturverzeichnis"/>
                      <w:rPr>
                        <w:noProof/>
                        <w:lang w:val="en-US"/>
                      </w:rPr>
                    </w:pPr>
                    <w:r w:rsidRPr="00983543">
                      <w:rPr>
                        <w:noProof/>
                        <w:lang w:val="en-US"/>
                      </w:rPr>
                      <w:t>E. Glotzbach, H. Ewald, M. Andreatta, P. Pauli und A. Mühlberger, „Contextual fear conditioning predicts subsequent avoidance behaviour in a virtual reality environment,“ 2012.</w:t>
                    </w:r>
                  </w:p>
                </w:tc>
              </w:tr>
              <w:tr w:rsidR="00257CB0" w:rsidRPr="00983543"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Pr="00983543" w:rsidRDefault="00257CB0">
                    <w:pPr>
                      <w:pStyle w:val="Literaturverzeichnis"/>
                      <w:rPr>
                        <w:noProof/>
                        <w:lang w:val="en-US"/>
                      </w:rPr>
                    </w:pPr>
                    <w:r w:rsidRPr="00983543">
                      <w:rPr>
                        <w:noProof/>
                        <w:lang w:val="en-US"/>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 xml:space="preserve">G. Halbeisen und T. Glaser, 07 05 2019. </w:t>
                    </w:r>
                    <w:r w:rsidRPr="00983543">
                      <w:rPr>
                        <w:noProof/>
                        <w:lang w:val="en-US"/>
                      </w:rPr>
                      <w:t xml:space="preserve">[Online]. Available: https://dorsch.hogrefe.com/stichwort/konditionierung-operante#search=4b7c74baa316eec7a5887db2deea308f&amp;offset=0. </w:t>
                    </w:r>
                    <w:r>
                      <w:rPr>
                        <w:noProof/>
                      </w:rPr>
                      <w:t>[Zugriff am 06 05 2021].</w:t>
                    </w:r>
                  </w:p>
                </w:tc>
              </w:tr>
              <w:tr w:rsidR="00257CB0" w:rsidRPr="00983543"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Pr="00983543" w:rsidRDefault="00257CB0">
                    <w:pPr>
                      <w:pStyle w:val="Literaturverzeichnis"/>
                      <w:rPr>
                        <w:noProof/>
                        <w:lang w:val="en-US"/>
                      </w:rPr>
                    </w:pPr>
                    <w:r w:rsidRPr="00983543">
                      <w:rPr>
                        <w:noProof/>
                        <w:lang w:val="en-US"/>
                      </w:rPr>
                      <w:t>D. Kumar, N. Sinha und U. Lahiri, „Virtual reality</w:t>
                    </w:r>
                    <w:r w:rsidRPr="00983543">
                      <w:rPr>
                        <w:noProof/>
                        <w:lang w:val="en-US"/>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sidRPr="00983543">
                      <w:rPr>
                        <w:noProof/>
                        <w:lang w:val="en-US"/>
                      </w:rPr>
                      <w:t xml:space="preserve">C. Tröger, H. Ewald, E. Glotzbach, P. Pauli und A. Mühlberger, „Does pre-exposure inhibit fear context conditioning? </w:t>
                    </w:r>
                    <w:r>
                      <w:rPr>
                        <w:noProof/>
                      </w:rPr>
                      <w:t>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sidRPr="00983543">
                      <w:rPr>
                        <w:noProof/>
                        <w:lang w:val="en-US"/>
                      </w:rPr>
                      <w:t xml:space="preserve">[Online]. Available: https://unity.com/de. </w:t>
                    </w:r>
                    <w:r>
                      <w:rPr>
                        <w:noProof/>
                      </w:rPr>
                      <w:t>[Zugriff am 23 02 2021].</w:t>
                    </w:r>
                  </w:p>
                </w:tc>
              </w:tr>
              <w:tr w:rsidR="00257CB0" w:rsidRPr="00983543"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Pr="00983543" w:rsidRDefault="00257CB0">
                    <w:pPr>
                      <w:pStyle w:val="Literaturverzeichnis"/>
                      <w:rPr>
                        <w:noProof/>
                        <w:lang w:val="en-US"/>
                      </w:rPr>
                    </w:pPr>
                    <w:r w:rsidRPr="00983543">
                      <w:rPr>
                        <w:noProof/>
                        <w:lang w:val="en-US"/>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 xml:space="preserve">D. Ziesecke, „Alle Infos zur Oculus Quest – technische Daten, Preis und Laufzeit,“ 03 03 2019. </w:t>
                    </w:r>
                    <w:r w:rsidRPr="00983543">
                      <w:rPr>
                        <w:noProof/>
                        <w:lang w:val="en-US"/>
                      </w:rPr>
                      <w:t xml:space="preserve">[Online]. Available: https://vr-legion.de/news/alle-infos-zur-oculus-quest-technische-daten-preis-und-laufzeit/. </w:t>
                    </w:r>
                    <w:r>
                      <w:rPr>
                        <w:noProof/>
                      </w:rPr>
                      <w:t>[Zugriff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sidRPr="00983543">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sidRPr="00983543">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sidRPr="00983543">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sidRPr="00983543">
                      <w:rPr>
                        <w:noProof/>
                        <w:lang w:val="en-US"/>
                      </w:rPr>
                      <w:t xml:space="preserve">[Online]. Available: https://business.vive.com/de/product/vive-pro-eye-office/. </w:t>
                    </w:r>
                    <w:r>
                      <w:rPr>
                        <w:noProof/>
                      </w:rPr>
                      <w:t>[Zugriff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sidRPr="00983543">
                      <w:rPr>
                        <w:noProof/>
                        <w:lang w:val="en-US"/>
                      </w:rPr>
                      <w:t xml:space="preserve">[Online]. Available: https://www.vive.com/de/product/vive-pro-eye/overview/. </w:t>
                    </w:r>
                    <w:r>
                      <w:rPr>
                        <w:noProof/>
                      </w:rPr>
                      <w:t>[Zugriff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sidRPr="00983543">
                      <w:rPr>
                        <w:noProof/>
                        <w:lang w:val="en-US"/>
                      </w:rPr>
                      <w:t xml:space="preserve">[Online]. Available: https://partner.steamgames.com/vrlicensing. </w:t>
                    </w:r>
                    <w:r>
                      <w:rPr>
                        <w:noProof/>
                      </w:rPr>
                      <w:t>[Zugriff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sidRPr="00983543">
                      <w:rPr>
                        <w:noProof/>
                        <w:lang w:val="en-US"/>
                      </w:rPr>
                      <w:t xml:space="preserve">[Online]. Available: https://www.vive.com/de/accessory/wireless-adapter/. </w:t>
                    </w:r>
                    <w:r>
                      <w:rPr>
                        <w:noProof/>
                      </w:rPr>
                      <w:t>[Zugriff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sidRPr="00983543">
                      <w:rPr>
                        <w:noProof/>
                        <w:lang w:val="en-US"/>
                      </w:rPr>
                      <w:t xml:space="preserve">„VIVE WLAN Adapter (VIVE/VIVE Pro),“ [Online]. </w:t>
                    </w:r>
                    <w:r>
                      <w:rPr>
                        <w:noProof/>
                      </w:rPr>
                      <w:t>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sidRPr="00983543">
                      <w:rPr>
                        <w:noProof/>
                        <w:lang w:val="en-US"/>
                      </w:rPr>
                      <w:t xml:space="preserve">„Understand Oculus Integration Package Components,“ [Online]. Available: https://developer.oculus.com/documentation/unity/unity-utilities-overview/. </w:t>
                    </w:r>
                    <w:r>
                      <w:rPr>
                        <w:noProof/>
                      </w:rPr>
                      <w:t>[Zugriff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sidRPr="00983543">
                      <w:rPr>
                        <w:noProof/>
                        <w:lang w:val="en-US"/>
                      </w:rPr>
                      <w:t xml:space="preserve">„SteamVR Unity Plugin,“ [Online]. Available: https://valvesoftware.github.io/steamvr_unity_plugin/. </w:t>
                    </w:r>
                    <w:r>
                      <w:rPr>
                        <w:noProof/>
                      </w:rPr>
                      <w:t>[Zugriff am 17 05 2021].</w:t>
                    </w:r>
                  </w:p>
                </w:tc>
              </w:tr>
              <w:tr w:rsidR="00257CB0" w:rsidRPr="00983543"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Pr="00983543" w:rsidRDefault="00257CB0">
                    <w:pPr>
                      <w:pStyle w:val="Literaturverzeichnis"/>
                      <w:rPr>
                        <w:noProof/>
                        <w:lang w:val="en-US"/>
                      </w:rPr>
                    </w:pPr>
                    <w:r w:rsidRPr="00983543">
                      <w:rPr>
                        <w:noProof/>
                        <w:lang w:val="en-US"/>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rsidRPr="00983543"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Pr="00983543" w:rsidRDefault="00257CB0">
                    <w:pPr>
                      <w:pStyle w:val="Literaturverzeichnis"/>
                      <w:rPr>
                        <w:noProof/>
                        <w:lang w:val="en-US"/>
                      </w:rPr>
                    </w:pPr>
                    <w:r w:rsidRPr="00983543">
                      <w:rPr>
                        <w:noProof/>
                        <w:lang w:val="en-US"/>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sidRPr="00983543">
                      <w:rPr>
                        <w:noProof/>
                        <w:lang w:val="en-US"/>
                      </w:rPr>
                      <w:t xml:space="preserve">„Koroutine,“ [Online]. Available: https://de-academic.com/dic.nsf/dewiki/792872. </w:t>
                    </w:r>
                    <w:r>
                      <w:rPr>
                        <w:noProof/>
                      </w:rPr>
                      <w:t>[Zugriff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 xml:space="preserve">„Erstellen eines Formulars mit Microsoft Forms,“ [Online]. </w:t>
                    </w:r>
                    <w:r w:rsidRPr="00983543">
                      <w:rPr>
                        <w:noProof/>
                        <w:lang w:val="en-US"/>
                      </w:rPr>
                      <w:t xml:space="preserve">Available: https://support.microsoft.com/de-de/office/erstellen-eines-formulars-mit-microsoft-forms-4ffb64cc-7d5d-402f-b82e-b1d49418fd9d. </w:t>
                    </w:r>
                    <w:r>
                      <w:rPr>
                        <w:noProof/>
                      </w:rPr>
                      <w:t>[Zugriff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 xml:space="preserve">S. Augsten, „Definition „Git SCM“ - Was ist Git?,“ 27 08 2019. </w:t>
                    </w:r>
                    <w:r w:rsidRPr="00983543">
                      <w:rPr>
                        <w:noProof/>
                        <w:lang w:val="en-US"/>
                      </w:rPr>
                      <w:t xml:space="preserve">[Online]. Available: https://www.dev-insider.de/was-ist-git-a-850847/. </w:t>
                    </w:r>
                    <w:r>
                      <w:rPr>
                        <w:noProof/>
                      </w:rPr>
                      <w:t>[Zugriff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sidRPr="00983543">
                      <w:rPr>
                        <w:noProof/>
                        <w:lang w:val="en-US"/>
                      </w:rPr>
                      <w:t xml:space="preserve">TerryGLee, „Neues in Visual Studio 2019,“ 10 11 2020. [Online]. Available: https://docs.microsoft.com/de-de/visualstudio/ide/whats-new-visual-studio-2019?view=vs-2019. </w:t>
                    </w:r>
                    <w:r>
                      <w:rPr>
                        <w:noProof/>
                      </w:rPr>
                      <w:t>[Zugriff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 xml:space="preserve">B. Wagner, „Überblick über C#,“ 28 01 2021. </w:t>
                    </w:r>
                    <w:r w:rsidRPr="00983543">
                      <w:rPr>
                        <w:noProof/>
                        <w:lang w:val="en-US"/>
                      </w:rPr>
                      <w:t xml:space="preserve">[Online]. Available: https://docs.microsoft.com/de-de/dotnet/csharp/tour-of-csharp/. </w:t>
                    </w:r>
                    <w:r>
                      <w:rPr>
                        <w:noProof/>
                      </w:rPr>
                      <w:t>[Zugriff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sidRPr="00983543">
                      <w:rPr>
                        <w:noProof/>
                        <w:lang w:val="en-US"/>
                      </w:rPr>
                      <w:t xml:space="preserve">[Online]. Available: https://evasys.de/evasys/. </w:t>
                    </w:r>
                    <w:r>
                      <w:rPr>
                        <w:noProof/>
                      </w:rPr>
                      <w:t>[Zugriff am 28 02 2021].</w:t>
                    </w:r>
                  </w:p>
                </w:tc>
              </w:tr>
              <w:tr w:rsidR="00257CB0" w:rsidRPr="00983543"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Pr="00983543" w:rsidRDefault="00257CB0">
                    <w:pPr>
                      <w:pStyle w:val="Literaturverzeichnis"/>
                      <w:rPr>
                        <w:noProof/>
                        <w:lang w:val="en-US"/>
                      </w:rPr>
                    </w:pPr>
                    <w:r w:rsidRPr="00983543">
                      <w:rPr>
                        <w:noProof/>
                        <w:lang w:val="en-US"/>
                      </w:rPr>
                      <w:t>J. N. Templeman, D. P. S. und L. E. Sibert, „Virtual Locomotion: Walking in Place through Virtual Env ironments,“ Dezember 1999.</w:t>
                    </w:r>
                  </w:p>
                </w:tc>
              </w:tr>
              <w:tr w:rsidR="00257CB0" w:rsidRPr="00983543"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Pr="00983543" w:rsidRDefault="00257CB0">
                    <w:pPr>
                      <w:pStyle w:val="Literaturverzeichnis"/>
                      <w:rPr>
                        <w:noProof/>
                        <w:lang w:val="en-US"/>
                      </w:rPr>
                    </w:pPr>
                    <w:r w:rsidRPr="00983543">
                      <w:rPr>
                        <w:noProof/>
                        <w:lang w:val="en-US"/>
                      </w:rPr>
                      <w:t>A. L. Simeone, E. Velloso und H. Gellersen, „Substitutional Reality: Using the physical environment to design virtual reality experiences,“ Januar 2015.</w:t>
                    </w:r>
                  </w:p>
                </w:tc>
              </w:tr>
              <w:tr w:rsidR="00257CB0" w:rsidRPr="00983543"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Pr="00983543" w:rsidRDefault="00257CB0">
                    <w:pPr>
                      <w:pStyle w:val="Literaturverzeichnis"/>
                      <w:rPr>
                        <w:noProof/>
                        <w:lang w:val="en-US"/>
                      </w:rPr>
                    </w:pPr>
                    <w:r w:rsidRPr="00983543">
                      <w:rPr>
                        <w:noProof/>
                        <w:lang w:val="en-US"/>
                      </w:rPr>
                      <w:t>P. Fink, P. Foo und W. H. Warren, „Obstacle avoidance during walking in real and virtual environments,“ Januar 2007.</w:t>
                    </w:r>
                  </w:p>
                </w:tc>
              </w:tr>
              <w:tr w:rsidR="00257CB0" w:rsidRPr="00983543"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Pr="00983543" w:rsidRDefault="00257CB0">
                    <w:pPr>
                      <w:pStyle w:val="Literaturverzeichnis"/>
                      <w:rPr>
                        <w:noProof/>
                        <w:lang w:val="en-US"/>
                      </w:rPr>
                    </w:pPr>
                    <w:r w:rsidRPr="00983543">
                      <w:rPr>
                        <w:noProof/>
                        <w:lang w:val="en-US"/>
                      </w:rPr>
                      <w:t>S. Razzaque, D. Swapp, M. Slater, M. C. Whitton und A. Steed, „Redirected Walking in Place,“ 2002.</w:t>
                    </w:r>
                  </w:p>
                </w:tc>
              </w:tr>
              <w:tr w:rsidR="00257CB0" w:rsidRPr="00983543"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Pr="00983543" w:rsidRDefault="00257CB0">
                    <w:pPr>
                      <w:pStyle w:val="Literaturverzeichnis"/>
                      <w:rPr>
                        <w:noProof/>
                        <w:lang w:val="en-US"/>
                      </w:rPr>
                    </w:pPr>
                    <w:r w:rsidRPr="00983543">
                      <w:rPr>
                        <w:noProof/>
                        <w:lang w:val="en-US"/>
                      </w:rPr>
                      <w:t>J. N. Templeman, P. S. Denbrook und L. E. Sibert, „Virtual locomotion: Walking in place through virtual environments,“ Dezember 1999.</w:t>
                    </w:r>
                  </w:p>
                </w:tc>
              </w:tr>
              <w:tr w:rsidR="00257CB0" w:rsidRPr="00983543"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Pr="00983543" w:rsidRDefault="00257CB0">
                    <w:pPr>
                      <w:pStyle w:val="Literaturverzeichnis"/>
                      <w:rPr>
                        <w:noProof/>
                        <w:lang w:val="en-US"/>
                      </w:rPr>
                    </w:pPr>
                    <w:r w:rsidRPr="00983543">
                      <w:rPr>
                        <w:noProof/>
                        <w:lang w:val="en-US"/>
                      </w:rPr>
                      <w:t>D. A. Bowman, D. Koller und L. F. Hodges, „Travel in Immersive Virtual Environments: An Evaluation of Viewpoint,“ 1997.</w:t>
                    </w:r>
                  </w:p>
                </w:tc>
              </w:tr>
              <w:tr w:rsidR="00257CB0" w:rsidRPr="00983543"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Pr="00983543" w:rsidRDefault="00257CB0">
                    <w:pPr>
                      <w:pStyle w:val="Literaturverzeichnis"/>
                      <w:rPr>
                        <w:noProof/>
                        <w:lang w:val="en-US"/>
                      </w:rPr>
                    </w:pPr>
                    <w:r w:rsidRPr="00983543">
                      <w:rPr>
                        <w:noProof/>
                        <w:lang w:val="en-US"/>
                      </w:rPr>
                      <w:t>E. A. Suma, S. L. Finkelstein, M. Reid, S. V. Babu, A. C. Ulinski und L. F. Hodges, „Evaluation of the Cognitive Effects of Travel Technique in Complex Real and Virtual Environments,“ 2010.</w:t>
                    </w:r>
                  </w:p>
                </w:tc>
              </w:tr>
              <w:tr w:rsidR="00257CB0" w:rsidRPr="00983543"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Pr="00983543" w:rsidRDefault="00257CB0">
                    <w:pPr>
                      <w:pStyle w:val="Literaturverzeichnis"/>
                      <w:rPr>
                        <w:noProof/>
                        <w:lang w:val="en-US"/>
                      </w:rPr>
                    </w:pPr>
                    <w:r w:rsidRPr="00983543">
                      <w:rPr>
                        <w:noProof/>
                        <w:lang w:val="en-US"/>
                      </w:rPr>
                      <w:t>V. Interrante, B. Ries und L. Anderson, „Seven League Boots: A New Metaphor for Augmented Locomotion through Moderately Large Scale Immersive Virtual Environments,“ 2007.</w:t>
                    </w:r>
                  </w:p>
                </w:tc>
              </w:tr>
              <w:tr w:rsidR="00257CB0" w:rsidRPr="00983543"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Pr="00983543" w:rsidRDefault="00257CB0">
                    <w:pPr>
                      <w:pStyle w:val="Literaturverzeichnis"/>
                      <w:rPr>
                        <w:noProof/>
                        <w:lang w:val="en-US"/>
                      </w:rPr>
                    </w:pPr>
                    <w:r w:rsidRPr="00983543">
                      <w:rPr>
                        <w:noProof/>
                        <w:lang w:val="en-US"/>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rsidRPr="00983543"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Pr="00983543" w:rsidRDefault="00257CB0">
                    <w:pPr>
                      <w:pStyle w:val="Literaturverzeichnis"/>
                      <w:rPr>
                        <w:noProof/>
                        <w:lang w:val="en-US"/>
                      </w:rPr>
                    </w:pPr>
                    <w:r w:rsidRPr="00983543">
                      <w:rPr>
                        <w:noProof/>
                        <w:lang w:val="en-US"/>
                      </w:rPr>
                      <w:t>T. Peck, H. Fuchs und M. Whitton, „Evaluation of Reorientation Techniques and Distractors for Walking in Large Virtual Environments,“ 2008.</w:t>
                    </w:r>
                  </w:p>
                </w:tc>
              </w:tr>
              <w:tr w:rsidR="00257CB0" w:rsidRPr="00983543"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Pr="00983543" w:rsidRDefault="00257CB0">
                    <w:pPr>
                      <w:pStyle w:val="Literaturverzeichnis"/>
                      <w:rPr>
                        <w:noProof/>
                        <w:lang w:val="en-US"/>
                      </w:rPr>
                    </w:pPr>
                    <w:r w:rsidRPr="00983543">
                      <w:rPr>
                        <w:noProof/>
                        <w:lang w:val="en-US"/>
                      </w:rPr>
                      <w:t>N. C. Huff, J. A. Hernandez, M. E. Fecteau, D. J. Zielinski, R. Brady und K. S. LaBar, „Revealing context-specific conditioned fear memories with full immersion virtual reality,“ 2011.</w:t>
                    </w:r>
                  </w:p>
                </w:tc>
              </w:tr>
            </w:tbl>
            <w:p w14:paraId="2A43313C" w14:textId="77777777" w:rsidR="00257CB0" w:rsidRPr="00983543" w:rsidRDefault="00257CB0">
              <w:pPr>
                <w:divId w:val="529538007"/>
                <w:rPr>
                  <w:noProof/>
                  <w:lang w:val="en-US"/>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92" w:name="_Toc82686303"/>
      <w:bookmarkStart w:id="393" w:name="_Toc82687048"/>
      <w:r w:rsidRPr="005F4571">
        <w:lastRenderedPageBreak/>
        <w:t>Eidesstattliche Erklärung</w:t>
      </w:r>
      <w:bookmarkEnd w:id="392"/>
      <w:bookmarkEnd w:id="3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94" w:name="_Toc82686304"/>
      <w:bookmarkStart w:id="395" w:name="_Toc82687049"/>
      <w:r>
        <w:lastRenderedPageBreak/>
        <w:t>Anhang</w:t>
      </w:r>
      <w:bookmarkEnd w:id="394"/>
      <w:bookmarkEnd w:id="395"/>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A9761A">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96" w:name="_Toc82685785"/>
      <w:bookmarkStart w:id="397" w:name="_Toc82685784"/>
      <w:r>
        <w:lastRenderedPageBreak/>
        <w:t xml:space="preserve">Anhang 1: </w:t>
      </w:r>
      <w:r w:rsidR="00267878">
        <w:t>Vorgehensweise</w:t>
      </w:r>
      <w:r>
        <w:t xml:space="preserve"> der Evaluation</w:t>
      </w:r>
      <w:bookmarkEnd w:id="396"/>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97"/>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Philip Schaefer" w:date="2021-12-08T03:37:00Z" w:initials="PS">
    <w:p w14:paraId="0FE58D61" w14:textId="21C20B19" w:rsidR="00983543" w:rsidRDefault="00983543">
      <w:pPr>
        <w:pStyle w:val="Kommentartext"/>
      </w:pPr>
      <w:r>
        <w:rPr>
          <w:rStyle w:val="Kommentarzeichen"/>
        </w:rPr>
        <w:annotationRef/>
      </w:r>
      <w:r>
        <w:t xml:space="preserve">Hier </w:t>
      </w:r>
      <w:proofErr w:type="spellStart"/>
      <w:r>
        <w:t>fehtl</w:t>
      </w:r>
      <w:proofErr w:type="spellEnd"/>
      <w:r>
        <w:t xml:space="preserve"> noch etwas mehr Hinleitung zum Thema. Warum möchten wir die </w:t>
      </w:r>
      <w:proofErr w:type="gramStart"/>
      <w:r>
        <w:t>Benutzer überhaupt</w:t>
      </w:r>
      <w:proofErr w:type="gramEnd"/>
      <w:r>
        <w:t xml:space="preserve"> Konditionieren.</w:t>
      </w:r>
    </w:p>
  </w:comment>
  <w:comment w:id="22" w:author="Philip Schaefer" w:date="2021-12-08T03:38:00Z" w:initials="PS">
    <w:p w14:paraId="3AD6F6E0" w14:textId="77FEACFC" w:rsidR="00CA412F" w:rsidRPr="00CA412F" w:rsidRDefault="00983543">
      <w:pPr>
        <w:pStyle w:val="Kommentartext"/>
        <w:rPr>
          <w:sz w:val="16"/>
          <w:szCs w:val="16"/>
        </w:rPr>
      </w:pPr>
      <w:r>
        <w:rPr>
          <w:rStyle w:val="Kommentarzeichen"/>
        </w:rPr>
        <w:annotationRef/>
      </w:r>
      <w:r>
        <w:rPr>
          <w:rStyle w:val="Kommentarzeichen"/>
        </w:rPr>
        <w:t xml:space="preserve">Die Zielsetzung muss ebenfalls detaillierter definiert werden. </w:t>
      </w:r>
      <w:r w:rsidR="00CA412F">
        <w:rPr>
          <w:rStyle w:val="Kommentarzeichen"/>
        </w:rPr>
        <w:t xml:space="preserve">Als Anhaltspunkte kannst du die Ergebnisse der Studie nehmen. </w:t>
      </w:r>
    </w:p>
  </w:comment>
  <w:comment w:id="26" w:author="Philip Schaefer" w:date="2021-12-08T03:49:00Z" w:initials="PS">
    <w:p w14:paraId="36FDD1DE" w14:textId="19E95399" w:rsidR="00CA412F" w:rsidRDefault="00CA412F">
      <w:pPr>
        <w:pStyle w:val="Kommentartext"/>
      </w:pPr>
      <w:r>
        <w:rPr>
          <w:rStyle w:val="Kommentarzeichen"/>
        </w:rPr>
        <w:annotationRef/>
      </w:r>
      <w:r>
        <w:t xml:space="preserve">Wichtig ist hier auch die Vorgehensweise zu erläutern, wie die Zielsetzung umgesetzt wird. </w:t>
      </w:r>
    </w:p>
  </w:comment>
  <w:comment w:id="29"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3" w:author="Philip Schaefer" w:date="2021-12-08T03:51:00Z" w:initials="PS">
    <w:p w14:paraId="4DD31470" w14:textId="59F4DADF" w:rsidR="00CA412F" w:rsidRDefault="00CA412F">
      <w:pPr>
        <w:pStyle w:val="Kommentartext"/>
      </w:pPr>
      <w:r>
        <w:rPr>
          <w:rStyle w:val="Kommentarzeichen"/>
        </w:rPr>
        <w:annotationRef/>
      </w:r>
      <w:r>
        <w:t xml:space="preserve">Hier kannst du ein Bild einfügen. </w:t>
      </w:r>
    </w:p>
  </w:comment>
  <w:comment w:id="47" w:author="Philip Schaefer" w:date="2021-12-08T03:53:00Z" w:initials="PS">
    <w:p w14:paraId="1CA25D33" w14:textId="3C5BE56C" w:rsidR="00FF76B9" w:rsidRDefault="00FF76B9">
      <w:pPr>
        <w:pStyle w:val="Kommentartext"/>
      </w:pPr>
      <w:r>
        <w:rPr>
          <w:rStyle w:val="Kommentarzeichen"/>
        </w:rPr>
        <w:annotationRef/>
      </w:r>
      <w:r>
        <w:t>Unterschiede zu was?</w:t>
      </w:r>
    </w:p>
  </w:comment>
  <w:comment w:id="50" w:author="Philip Schaefer" w:date="2021-12-08T03:54:00Z" w:initials="PS">
    <w:p w14:paraId="77F792C2" w14:textId="6367198E" w:rsidR="00FF76B9" w:rsidRDefault="00FF76B9">
      <w:pPr>
        <w:pStyle w:val="Kommentartext"/>
      </w:pPr>
      <w:r>
        <w:rPr>
          <w:rStyle w:val="Kommentarzeichen"/>
        </w:rPr>
        <w:annotationRef/>
      </w:r>
      <w:r>
        <w:t>Die Präsenz ist ein subjektives Maß mit dem gemessen wird, wie stark sich der Benutzer mit seinem Denken und Handeln in die Virtuelle Welt versetzt fühlt (Slater)</w:t>
      </w:r>
    </w:p>
  </w:comment>
  <w:comment w:id="55" w:author="Philip Schaefer" w:date="2021-12-08T03:56:00Z" w:initials="PS">
    <w:p w14:paraId="1F7CAD7E" w14:textId="240D240C" w:rsidR="00FF76B9" w:rsidRDefault="00FF76B9">
      <w:pPr>
        <w:pStyle w:val="Kommentartext"/>
      </w:pPr>
      <w:r>
        <w:rPr>
          <w:rStyle w:val="Kommentarzeichen"/>
        </w:rPr>
        <w:annotationRef/>
      </w:r>
      <w:r>
        <w:t xml:space="preserve">Satz ist </w:t>
      </w:r>
      <w:proofErr w:type="gramStart"/>
      <w:r>
        <w:t>ziemlich schief</w:t>
      </w:r>
      <w:proofErr w:type="gramEnd"/>
    </w:p>
  </w:comment>
  <w:comment w:id="60" w:author="Philip Schaefer" w:date="2021-12-08T03:56:00Z" w:initials="PS">
    <w:p w14:paraId="26FCB3F1" w14:textId="7D52F817" w:rsidR="00FF76B9" w:rsidRDefault="00FF76B9">
      <w:pPr>
        <w:pStyle w:val="Kommentartext"/>
      </w:pPr>
      <w:r>
        <w:rPr>
          <w:rStyle w:val="Kommentarzeichen"/>
        </w:rPr>
        <w:annotationRef/>
      </w:r>
      <w:r>
        <w:t>Ist die Grafik von dir? Falls nicht, bitte zitieren</w:t>
      </w:r>
    </w:p>
  </w:comment>
  <w:comment w:id="65" w:author="Philip Schaefer" w:date="2021-12-08T03:57:00Z" w:initials="PS">
    <w:p w14:paraId="741F07F6" w14:textId="7F9ADE46" w:rsidR="00A601B6" w:rsidRDefault="00A601B6">
      <w:pPr>
        <w:pStyle w:val="Kommentartext"/>
      </w:pPr>
      <w:r>
        <w:rPr>
          <w:rStyle w:val="Kommentarzeichen"/>
        </w:rPr>
        <w:annotationRef/>
      </w:r>
      <w:r>
        <w:t xml:space="preserve">Das natürliche Gehen ist </w:t>
      </w:r>
      <w:proofErr w:type="gramStart"/>
      <w:r>
        <w:t>natürlich..</w:t>
      </w:r>
      <w:proofErr w:type="gramEnd"/>
      <w:r>
        <w:t xml:space="preserve"> </w:t>
      </w:r>
      <w:proofErr w:type="gramStart"/>
      <w:r>
        <w:t>;D</w:t>
      </w:r>
      <w:proofErr w:type="gramEnd"/>
    </w:p>
  </w:comment>
  <w:comment w:id="67" w:author="Philip Schaefer" w:date="2021-12-08T04:04:00Z" w:initials="PS">
    <w:p w14:paraId="31516D2B" w14:textId="165A6106" w:rsidR="005F23E8" w:rsidRDefault="005F23E8">
      <w:pPr>
        <w:pStyle w:val="Kommentartext"/>
      </w:pPr>
      <w:r>
        <w:rPr>
          <w:rStyle w:val="Kommentarzeichen"/>
        </w:rPr>
        <w:annotationRef/>
      </w:r>
      <w:r>
        <w:t>Der Bahnkurven? Hast du den Abschnitt wieder 1 zu 1 aus dem Englischen übersetzt?</w:t>
      </w:r>
    </w:p>
  </w:comment>
  <w:comment w:id="76" w:author="Philip Schaefer" w:date="2021-12-08T04:08:00Z" w:initials="PS">
    <w:p w14:paraId="099F163C" w14:textId="4DE3AD1E" w:rsidR="00897D70" w:rsidRDefault="00897D70">
      <w:pPr>
        <w:pStyle w:val="Kommentartext"/>
      </w:pPr>
      <w:r>
        <w:rPr>
          <w:rStyle w:val="Kommentarzeichen"/>
        </w:rPr>
        <w:annotationRef/>
      </w:r>
      <w:r>
        <w:t>Das ist doppelt. Bruder et al. haben in experimentell nachgewiesen, dass ….</w:t>
      </w:r>
    </w:p>
  </w:comment>
  <w:comment w:id="325" w:author="Philip Schaefer" w:date="2021-12-08T04:46:00Z" w:initials="PS">
    <w:p w14:paraId="6957EF64" w14:textId="787570A0" w:rsidR="00E877B4" w:rsidRDefault="00E877B4">
      <w:pPr>
        <w:pStyle w:val="Kommentartext"/>
      </w:pPr>
      <w:r>
        <w:rPr>
          <w:rStyle w:val="Kommentarzeichen"/>
        </w:rPr>
        <w:annotationRef/>
      </w:r>
      <w:r>
        <w:t>Welche Forschungsfrage/Hypothese soll untersucht werden?</w:t>
      </w:r>
    </w:p>
  </w:comment>
  <w:comment w:id="387"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9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58D61" w15:done="0"/>
  <w15:commentEx w15:paraId="3AD6F6E0" w15:done="0"/>
  <w15:commentEx w15:paraId="36FDD1DE" w15:done="0"/>
  <w15:commentEx w15:paraId="735957AF" w15:done="0"/>
  <w15:commentEx w15:paraId="4DD31470" w15:done="0"/>
  <w15:commentEx w15:paraId="1CA25D33" w15:done="0"/>
  <w15:commentEx w15:paraId="77F792C2" w15:done="0"/>
  <w15:commentEx w15:paraId="1F7CAD7E" w15:done="0"/>
  <w15:commentEx w15:paraId="26FCB3F1" w15:done="0"/>
  <w15:commentEx w15:paraId="741F07F6" w15:done="0"/>
  <w15:commentEx w15:paraId="31516D2B" w15:done="0"/>
  <w15:commentEx w15:paraId="099F163C" w15:done="0"/>
  <w15:commentEx w15:paraId="6957EF64"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A6FE" w16cex:dateUtc="2021-12-08T02:37:00Z"/>
  <w16cex:commentExtensible w16cex:durableId="255AA74C" w16cex:dateUtc="2021-12-08T02:38:00Z"/>
  <w16cex:commentExtensible w16cex:durableId="255AA9AD" w16cex:dateUtc="2021-12-08T02:49:00Z"/>
  <w16cex:commentExtensible w16cex:durableId="23E115DF" w16cex:dateUtc="2013-09-02T08:54:00Z"/>
  <w16cex:commentExtensible w16cex:durableId="255AAA24" w16cex:dateUtc="2021-12-08T02:51:00Z"/>
  <w16cex:commentExtensible w16cex:durableId="255AAAAF" w16cex:dateUtc="2021-12-08T02:53:00Z"/>
  <w16cex:commentExtensible w16cex:durableId="255AAAE5" w16cex:dateUtc="2021-12-08T02:54:00Z"/>
  <w16cex:commentExtensible w16cex:durableId="255AAB63" w16cex:dateUtc="2021-12-08T02:56:00Z"/>
  <w16cex:commentExtensible w16cex:durableId="255AAB81" w16cex:dateUtc="2021-12-08T02:56:00Z"/>
  <w16cex:commentExtensible w16cex:durableId="255AABB7" w16cex:dateUtc="2021-12-08T02:57:00Z"/>
  <w16cex:commentExtensible w16cex:durableId="255AAD53" w16cex:dateUtc="2021-12-08T03:04:00Z"/>
  <w16cex:commentExtensible w16cex:durableId="255AAE24" w16cex:dateUtc="2021-12-08T03:08:00Z"/>
  <w16cex:commentExtensible w16cex:durableId="255AB736" w16cex:dateUtc="2021-12-08T03:46: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58D61" w16cid:durableId="255AA6FE"/>
  <w16cid:commentId w16cid:paraId="3AD6F6E0" w16cid:durableId="255AA74C"/>
  <w16cid:commentId w16cid:paraId="36FDD1DE" w16cid:durableId="255AA9AD"/>
  <w16cid:commentId w16cid:paraId="735957AF" w16cid:durableId="23E115DF"/>
  <w16cid:commentId w16cid:paraId="4DD31470" w16cid:durableId="255AAA24"/>
  <w16cid:commentId w16cid:paraId="1CA25D33" w16cid:durableId="255AAAAF"/>
  <w16cid:commentId w16cid:paraId="77F792C2" w16cid:durableId="255AAAE5"/>
  <w16cid:commentId w16cid:paraId="1F7CAD7E" w16cid:durableId="255AAB63"/>
  <w16cid:commentId w16cid:paraId="26FCB3F1" w16cid:durableId="255AAB81"/>
  <w16cid:commentId w16cid:paraId="741F07F6" w16cid:durableId="255AABB7"/>
  <w16cid:commentId w16cid:paraId="31516D2B" w16cid:durableId="255AAD53"/>
  <w16cid:commentId w16cid:paraId="099F163C" w16cid:durableId="255AAE24"/>
  <w16cid:commentId w16cid:paraId="6957EF64" w16cid:durableId="255AB736"/>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2532D" w14:textId="77777777" w:rsidR="00A9761A" w:rsidRDefault="00A9761A">
      <w:r>
        <w:separator/>
      </w:r>
    </w:p>
  </w:endnote>
  <w:endnote w:type="continuationSeparator" w:id="0">
    <w:p w14:paraId="0B7D2D36" w14:textId="77777777" w:rsidR="00A9761A" w:rsidRDefault="00A97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A9761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401F7" w14:textId="77777777" w:rsidR="00A9761A" w:rsidRDefault="00A9761A">
      <w:r>
        <w:separator/>
      </w:r>
    </w:p>
  </w:footnote>
  <w:footnote w:type="continuationSeparator" w:id="0">
    <w:p w14:paraId="48558033" w14:textId="77777777" w:rsidR="00A9761A" w:rsidRDefault="00A97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CED4D8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CED4D8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B211E9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B211E9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984545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984545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E45E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ip Schaefer">
    <w15:presenceInfo w15:providerId="AD" w15:userId="S::philip.schaefer@hs-heilbronn.de::e558aa31-4035-4c33-bdf7-3b782acabb16"/>
  </w15:person>
  <w15:person w15:author="Meixner">
    <w15:presenceInfo w15:providerId="None" w15:userId="Meixner"/>
  </w15:person>
  <w15:person w15:author="Robert Zlomke">
    <w15:presenceInfo w15:providerId="Windows Live" w15:userId="11a43266761f6d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110"/>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533E"/>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3E8"/>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6F6ED2"/>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97D70"/>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543"/>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1B6"/>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1A"/>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2D17"/>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12F"/>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5E2"/>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7B4"/>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5C3C"/>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6B9"/>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berarbeitung">
    <w:name w:val="Revision"/>
    <w:hidden/>
    <w:uiPriority w:val="99"/>
    <w:semiHidden/>
    <w:rsid w:val="00983543"/>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21715</Words>
  <Characters>136809</Characters>
  <Application>Microsoft Office Word</Application>
  <DocSecurity>0</DocSecurity>
  <Lines>1140</Lines>
  <Paragraphs>316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3891</cp:revision>
  <cp:lastPrinted>2010-09-26T22:14:00Z</cp:lastPrinted>
  <dcterms:created xsi:type="dcterms:W3CDTF">2021-02-24T17:17:00Z</dcterms:created>
  <dcterms:modified xsi:type="dcterms:W3CDTF">2021-12-09T09:24:00Z</dcterms:modified>
  <cp:category>Abschlussarbeit</cp:category>
  <cp:version>0</cp:version>
</cp:coreProperties>
</file>